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54363" w14:textId="5D049F00" w:rsidR="00A27F45" w:rsidRDefault="007D5D7B">
      <w:pPr>
        <w:pStyle w:val="Title"/>
        <w:spacing w:line="480" w:lineRule="auto"/>
      </w:pPr>
      <w:r>
        <w:t>Re-e</w:t>
      </w:r>
      <w:r w:rsidR="00E35D7B">
        <w:t>valuating</w:t>
      </w:r>
      <w:r w:rsidR="002B3780">
        <w:t xml:space="preserve"> frontopolar and temporoparietal contributions to </w:t>
      </w:r>
      <w:r w:rsidR="00D20AE0">
        <w:t>detection and discrimination</w:t>
      </w:r>
      <w:r w:rsidR="003666C9">
        <w:t xml:space="preserve"> </w:t>
      </w:r>
      <w:r w:rsidR="002B3780">
        <w:t>confidence</w:t>
      </w:r>
    </w:p>
    <w:p w14:paraId="7A071423" w14:textId="77777777" w:rsidR="00A27F45" w:rsidRDefault="002B3780">
      <w:pPr>
        <w:pStyle w:val="Subtitle"/>
        <w:spacing w:line="480" w:lineRule="auto"/>
        <w:rPr>
          <w:vertAlign w:val="superscript"/>
        </w:rPr>
      </w:pPr>
      <w:bookmarkStart w:id="0" w:name="_e5dma2jqz9db" w:colFirst="0" w:colLast="0"/>
      <w:bookmarkEnd w:id="0"/>
      <w:r>
        <w:t>Matan Mazor</w:t>
      </w:r>
      <w:r>
        <w:rPr>
          <w:vertAlign w:val="superscript"/>
        </w:rPr>
        <w:t>1</w:t>
      </w:r>
      <w:r>
        <w:t>, Chudi Gong &amp; Stephen M. Fleming</w:t>
      </w:r>
      <w:r>
        <w:rPr>
          <w:vertAlign w:val="superscript"/>
        </w:rPr>
        <w:t>1,2,3</w:t>
      </w:r>
    </w:p>
    <w:p w14:paraId="7C9C878F" w14:textId="77777777" w:rsidR="00A27F45" w:rsidRDefault="00A27F45">
      <w:pPr>
        <w:spacing w:line="480" w:lineRule="auto"/>
        <w:rPr>
          <w:vertAlign w:val="superscript"/>
        </w:rPr>
      </w:pPr>
    </w:p>
    <w:p w14:paraId="1C097B1A" w14:textId="77777777" w:rsidR="00A27F45" w:rsidRDefault="002B3780">
      <w:pPr>
        <w:spacing w:line="480" w:lineRule="auto"/>
      </w:pPr>
      <w:r>
        <w:rPr>
          <w:vertAlign w:val="superscript"/>
        </w:rPr>
        <w:t>1</w:t>
      </w:r>
      <w:r>
        <w:t xml:space="preserve"> Wellcome Centre for Human Neuroimaging, UCL</w:t>
      </w:r>
    </w:p>
    <w:p w14:paraId="32C45B8E" w14:textId="77777777" w:rsidR="00A27F45" w:rsidRDefault="002B3780">
      <w:pPr>
        <w:spacing w:line="480" w:lineRule="auto"/>
      </w:pPr>
      <w:r>
        <w:rPr>
          <w:vertAlign w:val="superscript"/>
        </w:rPr>
        <w:t>2</w:t>
      </w:r>
      <w:r>
        <w:t xml:space="preserve"> Max Planck UCL Centre for Computational Psychiatry and Ageing Research</w:t>
      </w:r>
    </w:p>
    <w:p w14:paraId="31F91886" w14:textId="77777777" w:rsidR="00A27F45" w:rsidRDefault="002B3780">
      <w:pPr>
        <w:spacing w:line="480" w:lineRule="auto"/>
      </w:pPr>
      <w:r>
        <w:rPr>
          <w:vertAlign w:val="superscript"/>
        </w:rPr>
        <w:t>3</w:t>
      </w:r>
      <w:r>
        <w:t xml:space="preserve"> Department of Experimental Psychology, UCL</w:t>
      </w:r>
    </w:p>
    <w:p w14:paraId="3C2EA086" w14:textId="77777777" w:rsidR="00A27F45" w:rsidRDefault="002B3780">
      <w:pPr>
        <w:spacing w:line="480" w:lineRule="auto"/>
        <w:rPr>
          <w:vertAlign w:val="superscript"/>
        </w:rPr>
      </w:pPr>
      <w:r>
        <w:br w:type="page"/>
      </w:r>
    </w:p>
    <w:p w14:paraId="63D11855" w14:textId="7D598DFD" w:rsidR="00A27F45" w:rsidRDefault="002B3780">
      <w:pPr>
        <w:spacing w:line="480" w:lineRule="auto"/>
      </w:pPr>
      <w:r>
        <w:lastRenderedPageBreak/>
        <w:t xml:space="preserve">Investigations into the neural basis of metacognition, or thinking about thinking, have revealed a frontoparietal network </w:t>
      </w:r>
      <w:r w:rsidR="0050030F">
        <w:t>hypothesised to support</w:t>
      </w:r>
      <w:r w:rsidR="0006370A">
        <w:t xml:space="preserve"> </w:t>
      </w:r>
      <w:r w:rsidR="00862FDC">
        <w:t xml:space="preserve">the formation of </w:t>
      </w:r>
      <w:r>
        <w:t xml:space="preserve">decision confidence. In a previous study (Mazor, Friston &amp; Fleming, 2021), we identified a subset of regions where the relation between confidence and </w:t>
      </w:r>
      <w:r w:rsidR="007B25DA">
        <w:t xml:space="preserve">univariate fMRI </w:t>
      </w:r>
      <w:r>
        <w:t xml:space="preserve">activity was quadratic, with stronger activation for both high and low compared to intermediate levels of confidence. We further showed that this quadratic modulation appeared only for confidence in </w:t>
      </w:r>
      <w:r w:rsidR="00BA1F1D">
        <w:t xml:space="preserve">detection </w:t>
      </w:r>
      <w:r>
        <w:t xml:space="preserve">decisions about the presence or absence of a stimulus, and not for confidence in </w:t>
      </w:r>
      <w:r w:rsidR="00715280">
        <w:t xml:space="preserve">discrimination </w:t>
      </w:r>
      <w:r>
        <w:t xml:space="preserve">decisions about stimulus identity. We </w:t>
      </w:r>
      <w:r w:rsidR="00F36348">
        <w:t>hypothesised</w:t>
      </w:r>
      <w:r>
        <w:t xml:space="preserve"> that nonlinear effect</w:t>
      </w:r>
      <w:r w:rsidR="007706B4" w:rsidRPr="00700458">
        <w:t>s</w:t>
      </w:r>
      <w:r>
        <w:t xml:space="preserve"> of subjective confidence may be related </w:t>
      </w:r>
      <w:r w:rsidR="00FB2D52">
        <w:t xml:space="preserve">either </w:t>
      </w:r>
      <w:r>
        <w:t>to an asymmetry in the distribution of perceptual evidence in</w:t>
      </w:r>
      <w:r w:rsidR="00C77A10">
        <w:t>herent to</w:t>
      </w:r>
      <w:r>
        <w:t xml:space="preserve"> detection, to distinct representations of </w:t>
      </w:r>
      <w:r w:rsidR="003C5BB2">
        <w:t>detection (presence vs. absence)</w:t>
      </w:r>
      <w:r>
        <w:t xml:space="preserve"> in </w:t>
      </w:r>
      <w:r w:rsidR="00700458">
        <w:t>association cortices</w:t>
      </w:r>
      <w:r>
        <w:t xml:space="preserve">, or to both. In </w:t>
      </w:r>
      <w:r w:rsidR="00A92DCF">
        <w:t xml:space="preserve">a </w:t>
      </w:r>
      <w:r>
        <w:t xml:space="preserve">pre-registered follow-up experiment, we </w:t>
      </w:r>
      <w:r w:rsidR="009D0EA8">
        <w:t xml:space="preserve">sought </w:t>
      </w:r>
      <w:r>
        <w:t xml:space="preserve">to replicate our original findings and identify the origins of </w:t>
      </w:r>
      <w:r w:rsidR="00742A85">
        <w:t>putative detection-specific confidence signals</w:t>
      </w:r>
      <w:r>
        <w:t xml:space="preserve"> by introducing a </w:t>
      </w:r>
      <w:r w:rsidR="00CC53A6">
        <w:t xml:space="preserve">novel </w:t>
      </w:r>
      <w:r w:rsidR="004F76DA">
        <w:t xml:space="preserve">asymmetric-discrimination </w:t>
      </w:r>
      <w:r>
        <w:t xml:space="preserve">condition: a discrimination task with the signal-detection properties of a detection task. </w:t>
      </w:r>
      <w:del w:id="1" w:author="Matan Mazor (Staff)" w:date="2022-08-02T12:57:00Z">
        <w:r w:rsidR="00312543" w:rsidDel="00D20AE0">
          <w:delText>Such a task</w:delText>
        </w:r>
      </w:del>
      <w:ins w:id="2" w:author="Matan Mazor (Staff)" w:date="2022-08-02T12:57:00Z">
        <w:r w:rsidR="00D20AE0">
          <w:t>This task</w:t>
        </w:r>
      </w:ins>
      <w:r w:rsidR="00312543">
        <w:t xml:space="preserve"> </w:t>
      </w:r>
      <w:del w:id="3" w:author="Matan Mazor (Staff)" w:date="2022-08-02T12:57:00Z">
        <w:r w:rsidR="00312543" w:rsidDel="00D20AE0">
          <w:delText xml:space="preserve">requires </w:delText>
        </w:r>
      </w:del>
      <w:ins w:id="4" w:author="Matan Mazor (Staff)" w:date="2022-08-02T12:57:00Z">
        <w:r w:rsidR="00D20AE0">
          <w:t xml:space="preserve">required </w:t>
        </w:r>
      </w:ins>
      <w:r w:rsidR="00312543">
        <w:t xml:space="preserve">discriminating two alternatives (two different grating tilts) but </w:t>
      </w:r>
      <w:del w:id="5" w:author="Matan Mazor (Staff)" w:date="2022-08-02T12:57:00Z">
        <w:r w:rsidR="00312543" w:rsidDel="00D20AE0">
          <w:delText xml:space="preserve">is </w:delText>
        </w:r>
      </w:del>
      <w:ins w:id="6" w:author="Matan Mazor (Staff)" w:date="2022-08-02T12:57:00Z">
        <w:r w:rsidR="00D20AE0">
          <w:t xml:space="preserve">was </w:t>
        </w:r>
      </w:ins>
      <w:r w:rsidR="00312543">
        <w:t xml:space="preserve">engineered such that the distribution of perceptual evidence </w:t>
      </w:r>
      <w:del w:id="7" w:author="Matan Mazor (Staff)" w:date="2022-08-02T12:58:00Z">
        <w:r w:rsidR="00312543" w:rsidDel="00D20AE0">
          <w:delText xml:space="preserve">is </w:delText>
        </w:r>
      </w:del>
      <w:ins w:id="8" w:author="Matan Mazor (Staff)" w:date="2022-08-02T12:58:00Z">
        <w:r w:rsidR="00D20AE0">
          <w:t xml:space="preserve">was </w:t>
        </w:r>
      </w:ins>
      <w:r w:rsidR="00312543">
        <w:t xml:space="preserve">asymmetric, just as in yes/no detection. </w:t>
      </w:r>
      <w:r>
        <w:t xml:space="preserve">We successfully replicated the quadratic modulation of subjective confidence in prefrontal, parietal and temporal cortices. However, </w:t>
      </w:r>
      <w:r w:rsidR="00313805">
        <w:t>in contrast to</w:t>
      </w:r>
      <w:r>
        <w:t xml:space="preserve"> our original report, this quadratic effect was similar in detection and discrimination responses, but stronger in the </w:t>
      </w:r>
      <w:r w:rsidR="00A370E6">
        <w:t>novel asymmetric-discrimination</w:t>
      </w:r>
      <w:r>
        <w:t xml:space="preserve"> condition. We interpret our findings as weighing against </w:t>
      </w:r>
      <w:r w:rsidR="00FF64FD">
        <w:t xml:space="preserve">the </w:t>
      </w:r>
      <w:r>
        <w:t xml:space="preserve">detection-specificity </w:t>
      </w:r>
      <w:r w:rsidR="00B458C3">
        <w:t xml:space="preserve">of confidence signatures </w:t>
      </w:r>
      <w:r>
        <w:t>and speculate about possible alternative origins of a quadratic modulation of decision confidence.</w:t>
      </w:r>
    </w:p>
    <w:p w14:paraId="679F650B" w14:textId="77777777" w:rsidR="00A27F45" w:rsidRDefault="002B3780">
      <w:pPr>
        <w:pStyle w:val="Heading1"/>
        <w:spacing w:line="480" w:lineRule="auto"/>
      </w:pPr>
      <w:bookmarkStart w:id="9" w:name="_ljp8kb93ouqt" w:colFirst="0" w:colLast="0"/>
      <w:bookmarkEnd w:id="9"/>
      <w:r>
        <w:br w:type="page"/>
      </w:r>
    </w:p>
    <w:p w14:paraId="68F453F9" w14:textId="77777777" w:rsidR="00A27F45" w:rsidRDefault="002B3780">
      <w:pPr>
        <w:pStyle w:val="Heading1"/>
        <w:spacing w:line="480" w:lineRule="auto"/>
      </w:pPr>
      <w:bookmarkStart w:id="10" w:name="_wxjncgb3ipsl" w:colFirst="0" w:colLast="0"/>
      <w:bookmarkEnd w:id="10"/>
      <w:r>
        <w:lastRenderedPageBreak/>
        <w:t>Introduction</w:t>
      </w:r>
    </w:p>
    <w:p w14:paraId="40015833" w14:textId="23DE49B4" w:rsidR="00DE3DA7" w:rsidRDefault="002B3780">
      <w:pPr>
        <w:spacing w:line="480" w:lineRule="auto"/>
        <w:ind w:firstLine="720"/>
      </w:pPr>
      <w:r>
        <w:t xml:space="preserve">Adult humans are able not only to </w:t>
      </w:r>
      <w:r w:rsidR="00140F95">
        <w:t xml:space="preserve">evaluate </w:t>
      </w:r>
      <w:r>
        <w:t xml:space="preserve">what they see and don’t see, but also how confident they are in these </w:t>
      </w:r>
      <w:r w:rsidR="00977325">
        <w:t>percepts</w:t>
      </w:r>
      <w:r w:rsidR="00DE3DA7">
        <w:t xml:space="preserve"> (Mamassian, </w:t>
      </w:r>
      <w:r w:rsidR="00A55065">
        <w:t>2016</w:t>
      </w:r>
      <w:r w:rsidR="00DE3DA7">
        <w:t>)</w:t>
      </w:r>
      <w:r>
        <w:t xml:space="preserve">. Investigations into the neural basis of metacognition reveal a network of brain regions where activation scales with </w:t>
      </w:r>
      <w:r w:rsidR="00D43676">
        <w:t xml:space="preserve">perceptual </w:t>
      </w:r>
      <w:r>
        <w:t xml:space="preserve">confidence </w:t>
      </w:r>
      <w:hyperlink r:id="rId7">
        <w:r>
          <w:t xml:space="preserve">(for a </w:t>
        </w:r>
      </w:hyperlink>
      <w:hyperlink r:id="rId8">
        <w:r>
          <w:t xml:space="preserve">coordinate-based meta-analysis, see </w:t>
        </w:r>
      </w:hyperlink>
      <w:hyperlink r:id="rId9">
        <w:r>
          <w:t>Vaccaro &amp; Fleming, 2018)</w:t>
        </w:r>
      </w:hyperlink>
      <w:r>
        <w:t xml:space="preserve">. </w:t>
      </w:r>
      <w:r w:rsidR="00DE3DA7">
        <w:t xml:space="preserve">However, a majority of previous </w:t>
      </w:r>
      <w:r w:rsidR="007F73D4">
        <w:t>computational model</w:t>
      </w:r>
      <w:r w:rsidR="00D04E83">
        <w:t>l</w:t>
      </w:r>
      <w:r w:rsidR="007F73D4">
        <w:t xml:space="preserve">ing and neuroimaging </w:t>
      </w:r>
      <w:r w:rsidR="00DE3DA7">
        <w:t xml:space="preserve">studies </w:t>
      </w:r>
      <w:r w:rsidR="00D43676">
        <w:t xml:space="preserve">of </w:t>
      </w:r>
      <w:r w:rsidR="003B0416">
        <w:t>perceptual confidence have focused on understanding confidence in discrimination decisions</w:t>
      </w:r>
      <w:r w:rsidR="001C3E8B">
        <w:t xml:space="preserve"> (e</w:t>
      </w:r>
      <w:r w:rsidR="00D04E83">
        <w:t>.</w:t>
      </w:r>
      <w:r w:rsidR="001C3E8B">
        <w:t>g</w:t>
      </w:r>
      <w:r w:rsidR="00D04E83">
        <w:t>.,</w:t>
      </w:r>
      <w:r w:rsidR="001C3E8B">
        <w:t xml:space="preserve"> </w:t>
      </w:r>
      <w:r w:rsidR="00047D75">
        <w:rPr>
          <w:i/>
        </w:rPr>
        <w:t>was it a bird or a plane</w:t>
      </w:r>
      <w:r w:rsidR="001C3E8B">
        <w:rPr>
          <w:i/>
        </w:rPr>
        <w:t>?</w:t>
      </w:r>
      <w:r w:rsidR="001C3E8B">
        <w:t>)</w:t>
      </w:r>
      <w:r w:rsidR="003B0416">
        <w:t xml:space="preserve">. </w:t>
      </w:r>
      <w:r w:rsidR="009B48A4">
        <w:t>In contrast,</w:t>
      </w:r>
      <w:r w:rsidR="006A47D8">
        <w:t xml:space="preserve"> the</w:t>
      </w:r>
      <w:r w:rsidR="009B48A4">
        <w:t xml:space="preserve"> computations and neural substrates supporting </w:t>
      </w:r>
      <w:r w:rsidR="001C3E8B">
        <w:t xml:space="preserve">perceptual confidence </w:t>
      </w:r>
      <w:r w:rsidR="00B26D3E">
        <w:t xml:space="preserve">for </w:t>
      </w:r>
      <w:r w:rsidR="001C3E8B">
        <w:t>detection decisions</w:t>
      </w:r>
      <w:r w:rsidR="009B48A4">
        <w:t xml:space="preserve"> (e</w:t>
      </w:r>
      <w:r w:rsidR="00D04E83">
        <w:t>.</w:t>
      </w:r>
      <w:r w:rsidR="009B48A4">
        <w:t>g</w:t>
      </w:r>
      <w:r w:rsidR="00D04E83">
        <w:t>.,</w:t>
      </w:r>
      <w:r w:rsidR="009B48A4">
        <w:t xml:space="preserve"> </w:t>
      </w:r>
      <w:r w:rsidR="00047D75">
        <w:rPr>
          <w:i/>
        </w:rPr>
        <w:t>was there anything there at all</w:t>
      </w:r>
      <w:r w:rsidR="009B48A4">
        <w:rPr>
          <w:i/>
        </w:rPr>
        <w:t>?</w:t>
      </w:r>
      <w:r w:rsidR="009B48A4">
        <w:t>)</w:t>
      </w:r>
      <w:r w:rsidR="00E12AB5">
        <w:t xml:space="preserve"> remains largely uncharted territory.</w:t>
      </w:r>
      <w:r w:rsidR="00206980">
        <w:t xml:space="preserve"> </w:t>
      </w:r>
      <w:r w:rsidR="000C442B">
        <w:t>Mapping that territory is</w:t>
      </w:r>
      <w:r w:rsidR="00206980">
        <w:t xml:space="preserve"> of considerable interest, both due to the conceptual overlap between (detection) confidence and perceptual awareness, </w:t>
      </w:r>
      <w:r w:rsidR="000C442B">
        <w:t xml:space="preserve">and also because detection </w:t>
      </w:r>
      <w:r w:rsidR="00426A26">
        <w:t>may in</w:t>
      </w:r>
      <w:r w:rsidR="00125FFD">
        <w:t>voke</w:t>
      </w:r>
      <w:r w:rsidR="000C442B">
        <w:t xml:space="preserve"> distinct computational demands that are not required in discrimination (</w:t>
      </w:r>
      <w:r w:rsidR="00916BCA">
        <w:t>Triesman &amp; Williams, 1984; Ko &amp; Lau, 2012; Fleming, 2020</w:t>
      </w:r>
      <w:r w:rsidR="000C442B">
        <w:t>).</w:t>
      </w:r>
    </w:p>
    <w:p w14:paraId="004676C4" w14:textId="0F0F149F" w:rsidR="00A27F45" w:rsidRDefault="002B3780">
      <w:pPr>
        <w:spacing w:line="480" w:lineRule="auto"/>
        <w:ind w:firstLine="720"/>
      </w:pPr>
      <w:r>
        <w:t xml:space="preserve">In a previous study </w:t>
      </w:r>
      <w:hyperlink r:id="rId10">
        <w:r>
          <w:t>(Mazor et al., 2020)</w:t>
        </w:r>
      </w:hyperlink>
      <w:r>
        <w:t xml:space="preserve"> we compared the parametric effect of subjective decision confidence on brain activation in two perceptual decision-making tasks: a discrimination task (</w:t>
      </w:r>
      <w:r>
        <w:rPr>
          <w:i/>
        </w:rPr>
        <w:t xml:space="preserve">was the grating tilted clockwise or </w:t>
      </w:r>
      <w:r w:rsidR="00B7186E">
        <w:rPr>
          <w:i/>
        </w:rPr>
        <w:t>anti</w:t>
      </w:r>
      <w:r>
        <w:rPr>
          <w:i/>
        </w:rPr>
        <w:t>clockwise?</w:t>
      </w:r>
      <w:r>
        <w:t>) and a detection task (</w:t>
      </w:r>
      <w:r>
        <w:rPr>
          <w:i/>
        </w:rPr>
        <w:t>was there any grating present at all?</w:t>
      </w:r>
      <w:r>
        <w:t xml:space="preserve">). Replicating previous findings </w:t>
      </w:r>
      <w:hyperlink r:id="rId11">
        <w:r>
          <w:t>(Bang &amp; Fleming, 2018; Morales et al., 2018; Vaccaro &amp; Fleming, 2018)</w:t>
        </w:r>
      </w:hyperlink>
      <w:r>
        <w:t>, we observed a linear effect of confidence in a set of pre-defined regions of interest, with high confidence levels associated with a stronger (ventromedial prefrontal cortex, vmPFC; precuneus; ventral striatum) or weaker (posterior medial frontal cortex, pMFC) signal</w:t>
      </w:r>
      <w:r w:rsidR="00DE3DA7">
        <w:t>s</w:t>
      </w:r>
      <w:r>
        <w:t>, across both tasks and responses. Exploratory analysis additionally revealed a widespread positive quadratic effect of confidence, with stronger signal</w:t>
      </w:r>
      <w:r w:rsidR="00E55243">
        <w:t>s</w:t>
      </w:r>
      <w:r>
        <w:t xml:space="preserve"> associated with using the extreme ends of the confidence scale. In the right frontopolar cortex, right superior temporal sulcus (STS) and right pre-</w:t>
      </w:r>
      <w:r w:rsidR="00E55243">
        <w:t>supplementary motor area (pre-</w:t>
      </w:r>
      <w:r>
        <w:t>SMA</w:t>
      </w:r>
      <w:r w:rsidR="00E55243">
        <w:t>)</w:t>
      </w:r>
      <w:r>
        <w:t xml:space="preserve"> this quadratic effect was stronger for the detection task, where participants decided whether a </w:t>
      </w:r>
      <w:r>
        <w:lastRenderedPageBreak/>
        <w:t>grating was present or absent. Additionally, in the right temporoparietal junction (</w:t>
      </w:r>
      <w:r w:rsidR="00C7760C">
        <w:t>r</w:t>
      </w:r>
      <w:r>
        <w:t xml:space="preserve">TPJ), </w:t>
      </w:r>
      <w:r w:rsidR="00CD0A16">
        <w:t xml:space="preserve">a </w:t>
      </w:r>
      <w:r>
        <w:t>linear effect of confidence was stronger following judgments about target absence compared with judgments about target presence.</w:t>
      </w:r>
    </w:p>
    <w:p w14:paraId="2A46E19F" w14:textId="19BED2E0" w:rsidR="00A27F45" w:rsidRDefault="002B3780">
      <w:pPr>
        <w:spacing w:line="480" w:lineRule="auto"/>
        <w:ind w:firstLine="720"/>
      </w:pPr>
      <w:r>
        <w:t xml:space="preserve">Signal-detection based computational simulations suggested that a quadratic activation profile may reflect the unequal variance nature of detection tasks (see Fig. </w:t>
      </w:r>
      <w:r>
        <w:rPr>
          <w:highlight w:val="yellow"/>
        </w:rPr>
        <w:t>1</w:t>
      </w:r>
      <w:r>
        <w:t xml:space="preserve">). In detection, the variance associated with perceiving a signal is higher than the variance associated with perceiving the absence of a signal </w:t>
      </w:r>
      <w:hyperlink r:id="rId12">
        <w:r>
          <w:t>(Wickens, 2001</w:t>
        </w:r>
        <w:r w:rsidR="00FD0D7A">
          <w:t xml:space="preserve">; </w:t>
        </w:r>
        <w:r w:rsidR="00FD0D7A" w:rsidRPr="00FD0D7A">
          <w:t>Kellij et al., 2021</w:t>
        </w:r>
        <w:r>
          <w:t>)</w:t>
        </w:r>
      </w:hyperlink>
      <w:r>
        <w:t xml:space="preserve">. This unequal variance evidence structure can then produce a quadratic activation pattern in brain regions that are involved in dynamically updating a decision criterion or in representing the likelihood ratio between the two stimulus classes </w:t>
      </w:r>
      <w:hyperlink r:id="rId13">
        <w:r>
          <w:t>(Mazor et al., 2020)</w:t>
        </w:r>
      </w:hyperlink>
      <w:r>
        <w:t>. An alternative interpretation of our previous results is that distinct metacognitive processes are selectively invoked for decisions and confidence</w:t>
      </w:r>
      <w:r w:rsidR="000A0BF7">
        <w:t xml:space="preserve"> </w:t>
      </w:r>
      <w:r>
        <w:t xml:space="preserve">formation about presence and absence, but not in confidence about stimulus identity. </w:t>
      </w:r>
      <w:r w:rsidR="00FD0D7A">
        <w:t xml:space="preserve">For example, brain regions that selectively encode stimulus visibility </w:t>
      </w:r>
      <w:r w:rsidR="00AE6FBE">
        <w:t>(Mazor, Dijkstra &amp; Fleming, 2022), ones that correspond to higher-order nodes in a hierarchical model of perceptual states (Fleming, 2020)</w:t>
      </w:r>
      <w:r w:rsidR="00667D15">
        <w:t>, or ones that are implicated in counterfactual thinking and attention monitoring (Mazor, 2021)</w:t>
      </w:r>
      <w:r w:rsidR="00AE6FBE">
        <w:t xml:space="preserve"> </w:t>
      </w:r>
      <w:r w:rsidR="00FD0D7A">
        <w:t>may show different</w:t>
      </w:r>
      <w:r w:rsidR="00CD0A16">
        <w:t>ial</w:t>
      </w:r>
      <w:r w:rsidR="00FD0D7A">
        <w:t xml:space="preserve"> modulation of confidence in detection and discrimination decisions</w:t>
      </w:r>
      <w:r w:rsidR="00AE6FBE">
        <w:t>.</w:t>
      </w:r>
    </w:p>
    <w:p w14:paraId="7C4A4EE0" w14:textId="49AA6767" w:rsidR="00A27F45" w:rsidRDefault="002B3780">
      <w:pPr>
        <w:spacing w:line="480" w:lineRule="auto"/>
        <w:ind w:firstLine="720"/>
      </w:pPr>
      <w:r>
        <w:t>The design of our previous study did not allow us to decide between these alternative accounts. Here, we introduce a third hybrid condition to our experimental design: a discrimination task with the distributional properties of a detection task (</w:t>
      </w:r>
      <w:r>
        <w:rPr>
          <w:i/>
        </w:rPr>
        <w:t>tilt recognition</w:t>
      </w:r>
      <w:r>
        <w:t xml:space="preserve">; following </w:t>
      </w:r>
      <w:hyperlink r:id="rId14">
        <w:r>
          <w:t>Denison et al., 2018</w:t>
        </w:r>
      </w:hyperlink>
      <w:r>
        <w:t xml:space="preserve">). </w:t>
      </w:r>
      <w:r w:rsidR="000D1B5F">
        <w:t xml:space="preserve">This task requires subjects to say whether a grating is </w:t>
      </w:r>
      <w:r w:rsidR="00A95404">
        <w:t xml:space="preserve">either </w:t>
      </w:r>
      <w:r w:rsidR="000D1B5F">
        <w:t xml:space="preserve">tilted or vertical, and is therefore a discrimination task between two stimulus classes. However, because the category of tilted gratings is of higher variance than the category of vertical gratings, it mimics the variance asymmetry of a (yes/no) detection task. </w:t>
      </w:r>
      <w:r w:rsidR="0073411E">
        <w:t>The</w:t>
      </w:r>
      <w:r w:rsidR="006C58A7">
        <w:t xml:space="preserve"> </w:t>
      </w:r>
      <w:r>
        <w:t xml:space="preserve">two </w:t>
      </w:r>
      <w:r w:rsidR="0073411E">
        <w:t xml:space="preserve">possible </w:t>
      </w:r>
      <w:r>
        <w:t>explanations</w:t>
      </w:r>
      <w:r w:rsidR="009C3DC1">
        <w:t xml:space="preserve"> of our previous findings</w:t>
      </w:r>
      <w:r>
        <w:t xml:space="preserve"> (sensitivity of confidence encoding to variance structure versus a specific representation of presence and absence) </w:t>
      </w:r>
      <w:r w:rsidR="00111A39">
        <w:t xml:space="preserve">thus </w:t>
      </w:r>
      <w:r>
        <w:t xml:space="preserve">make different predictions for this third condition. </w:t>
      </w:r>
      <w:r>
        <w:lastRenderedPageBreak/>
        <w:t xml:space="preserve">An unequal-variance account predicts </w:t>
      </w:r>
      <w:r w:rsidR="00FD0D7A">
        <w:t xml:space="preserve">qualitatively similar </w:t>
      </w:r>
      <w:r w:rsidR="00347BED">
        <w:t xml:space="preserve">neural </w:t>
      </w:r>
      <w:r>
        <w:t>confidence effects to those observed in detection, as the two tasks share a similar distributional structure.  Conversely, a presence</w:t>
      </w:r>
      <w:r w:rsidR="00545EA7">
        <w:t>/</w:t>
      </w:r>
      <w:r>
        <w:t xml:space="preserve">absence </w:t>
      </w:r>
      <w:r w:rsidR="00F731F3">
        <w:t xml:space="preserve">asymmetry </w:t>
      </w:r>
      <w:r>
        <w:t xml:space="preserve">account predicts confidence effects </w:t>
      </w:r>
      <w:r w:rsidR="00246347">
        <w:t xml:space="preserve">that are </w:t>
      </w:r>
      <w:r w:rsidR="00F731F3">
        <w:t xml:space="preserve">qualitatively </w:t>
      </w:r>
      <w:r>
        <w:t xml:space="preserve">similar to those observed in discrimination, as </w:t>
      </w:r>
      <w:r w:rsidR="00E41FE9">
        <w:t>the tilt-recognition task no longer requires inference about stimulus presence vs. absence.</w:t>
      </w:r>
    </w:p>
    <w:p w14:paraId="49C0E5DB" w14:textId="452CAE69" w:rsidR="00A27F45" w:rsidRDefault="002B3780">
      <w:pPr>
        <w:spacing w:line="480" w:lineRule="auto"/>
        <w:ind w:firstLine="720"/>
      </w:pPr>
      <w:r>
        <w:t xml:space="preserve">To anticipate our results, </w:t>
      </w:r>
      <w:r w:rsidR="00D3273D">
        <w:t>b</w:t>
      </w:r>
      <w:r>
        <w:t xml:space="preserve">ehavioural analysis confirmed that the tilt-recognition task </w:t>
      </w:r>
      <w:r w:rsidR="00D3273D">
        <w:t xml:space="preserve">induced </w:t>
      </w:r>
      <w:r w:rsidR="00324472">
        <w:t>detection-like unequal-variance effects on subjects’ confidence ratings – confirming that it created an asymmetric discrimination task, as intended.</w:t>
      </w:r>
      <w:r w:rsidR="00A73747">
        <w:t xml:space="preserve"> A</w:t>
      </w:r>
      <w:r>
        <w:t xml:space="preserve"> mass univariate analysis of fMRI data replicated linear and quadratic effects of confidence in pre-specified regions of interest. However, unlike </w:t>
      </w:r>
      <w:r w:rsidR="00E372DF">
        <w:t xml:space="preserve">in </w:t>
      </w:r>
      <w:r>
        <w:t xml:space="preserve">our previous study, here </w:t>
      </w:r>
      <w:r w:rsidR="00B93BF8">
        <w:t xml:space="preserve">the </w:t>
      </w:r>
      <w:r>
        <w:t>quadratic effect</w:t>
      </w:r>
      <w:r w:rsidR="00FA0477">
        <w:t>s</w:t>
      </w:r>
      <w:r>
        <w:t xml:space="preserve"> of confidence </w:t>
      </w:r>
      <w:r w:rsidR="007832BB">
        <w:t xml:space="preserve">were </w:t>
      </w:r>
      <w:r w:rsidR="00836F9D">
        <w:t xml:space="preserve">now </w:t>
      </w:r>
      <w:r>
        <w:t>similar in the detection and discrimination tasks</w:t>
      </w:r>
      <w:r w:rsidR="00290228">
        <w:t>, and w</w:t>
      </w:r>
      <w:r w:rsidR="00F731F3">
        <w:t>ere</w:t>
      </w:r>
      <w:r w:rsidR="00290228">
        <w:t xml:space="preserve"> instead stronger in the novel asymmetric-discrimination condition</w:t>
      </w:r>
      <w:r w:rsidR="00667D15">
        <w:t xml:space="preserve">, which </w:t>
      </w:r>
      <w:r w:rsidR="00E372DF">
        <w:t xml:space="preserve">was </w:t>
      </w:r>
      <w:r w:rsidR="00667D15">
        <w:t xml:space="preserve">also </w:t>
      </w:r>
      <w:r w:rsidR="00E372DF">
        <w:t>the condition with</w:t>
      </w:r>
      <w:r w:rsidR="00667D15">
        <w:t xml:space="preserve"> the most pronounced </w:t>
      </w:r>
      <w:r w:rsidR="00E372DF">
        <w:t xml:space="preserve">behavioural signatures of </w:t>
      </w:r>
      <w:r w:rsidR="00667D15">
        <w:t>unequal variance</w:t>
      </w:r>
      <w:r>
        <w:t xml:space="preserve">. Furthermore, </w:t>
      </w:r>
      <w:r w:rsidR="00667D15">
        <w:t xml:space="preserve">and in contrast to what we observed in Mazor et al. (2020), </w:t>
      </w:r>
      <w:r>
        <w:t xml:space="preserve">in the rTPJ, a negative linear modulation of decision confidence was similar in detection ‘yes’ and ‘no’ responses. Representational </w:t>
      </w:r>
      <w:r w:rsidR="00C7760C">
        <w:t xml:space="preserve">similarity </w:t>
      </w:r>
      <w:r>
        <w:t xml:space="preserve">analysis indicated that differences in multivariate activity patterns between high- and low-confidence trials were mostly task-invariant. We conclude with a discussion of how our previous conclusions should be revised in light of these </w:t>
      </w:r>
      <w:r w:rsidR="00700F18">
        <w:t xml:space="preserve">new </w:t>
      </w:r>
      <w:r>
        <w:t>results.</w:t>
      </w:r>
      <w:r>
        <w:br w:type="page"/>
      </w:r>
    </w:p>
    <w:p w14:paraId="083ECD6A" w14:textId="77777777" w:rsidR="00A27F45" w:rsidRDefault="002B3780">
      <w:pPr>
        <w:pStyle w:val="Heading1"/>
        <w:spacing w:line="480" w:lineRule="auto"/>
      </w:pPr>
      <w:bookmarkStart w:id="11" w:name="_tkaqf0jt4otx" w:colFirst="0" w:colLast="0"/>
      <w:bookmarkEnd w:id="11"/>
      <w:r>
        <w:lastRenderedPageBreak/>
        <w:t>Results</w:t>
      </w:r>
    </w:p>
    <w:p w14:paraId="6C5B2097" w14:textId="5DEB16A1" w:rsidR="00A27F45" w:rsidRDefault="002B3780">
      <w:pPr>
        <w:spacing w:line="480" w:lineRule="auto"/>
        <w:ind w:firstLine="720"/>
      </w:pPr>
      <w:r>
        <w:t>In a pre-registered design (pre-regist</w:t>
      </w:r>
      <w:r w:rsidR="000A67D0">
        <w:t>ered protocol folder</w:t>
      </w:r>
      <w:r>
        <w:t xml:space="preserve">: </w:t>
      </w:r>
      <w:r w:rsidR="000A67D0" w:rsidRPr="000A67D0">
        <w:t>github.com/matanmazor/unequalVarianceDiscrimination/tree/main/experiment/protocolFolder/protocolFolder</w:t>
      </w:r>
      <w:r>
        <w:t xml:space="preserve">), </w:t>
      </w:r>
      <w:r w:rsidR="0071491C">
        <w:t>a</w:t>
      </w:r>
      <w:r>
        <w:t xml:space="preserve"> total of 46 participants performed three perceptual decision-making tasks while being scanned in a 3T MRI scanner: an orientation discrimination task (‘was the grating tilted clockwise or anticlockwise?‘), a detection task (‘was any grating presented at all?'), and a tilt-recognition task ('was the grating tilted or vertical?'; see Figure </w:t>
      </w:r>
      <w:r>
        <w:rPr>
          <w:highlight w:val="yellow"/>
        </w:rPr>
        <w:t>1</w:t>
      </w:r>
      <w:r>
        <w:t>). Tasks were performed in separate blocks each comprising 26 trials. At the end of each trial, participants rated their confidence in the accuracy of their decision on a 6-point scale. We adjusted the difficulty of the three tasks in a preceding behavioral session to achieve equal performance of around 70% accuracy. 15-18 blocks were presented in 5-6 scanner runs.</w:t>
      </w:r>
    </w:p>
    <w:p w14:paraId="7EFE2CD3" w14:textId="77777777" w:rsidR="00A27F45" w:rsidRDefault="002B3780">
      <w:pPr>
        <w:spacing w:line="480" w:lineRule="auto"/>
      </w:pPr>
      <w:r>
        <w:rPr>
          <w:noProof/>
        </w:rPr>
        <w:drawing>
          <wp:inline distT="114300" distB="114300" distL="114300" distR="114300" wp14:anchorId="503DA64A" wp14:editId="68214AC8">
            <wp:extent cx="6305550" cy="2961345"/>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t="-3103"/>
                    <a:stretch>
                      <a:fillRect/>
                    </a:stretch>
                  </pic:blipFill>
                  <pic:spPr>
                    <a:xfrm>
                      <a:off x="0" y="0"/>
                      <a:ext cx="6305550" cy="2961345"/>
                    </a:xfrm>
                    <a:prstGeom prst="rect">
                      <a:avLst/>
                    </a:prstGeom>
                    <a:ln/>
                  </pic:spPr>
                </pic:pic>
              </a:graphicData>
            </a:graphic>
          </wp:inline>
        </w:drawing>
      </w:r>
    </w:p>
    <w:p w14:paraId="780A911C" w14:textId="3D522095" w:rsidR="00A27F45" w:rsidRDefault="002B3780">
      <w:pPr>
        <w:spacing w:line="240" w:lineRule="auto"/>
      </w:pPr>
      <w:r>
        <w:t xml:space="preserve">Fig. </w:t>
      </w:r>
      <w:r>
        <w:rPr>
          <w:highlight w:val="yellow"/>
        </w:rPr>
        <w:t>1</w:t>
      </w:r>
      <w:r>
        <w:t xml:space="preserve">: </w:t>
      </w:r>
      <w:r>
        <w:rPr>
          <w:i/>
        </w:rPr>
        <w:t>Experimental design</w:t>
      </w:r>
      <w:r>
        <w:t xml:space="preserve">. Stimuli consisted of dynamic random patterns of grayscale values. In all trials except for detection 'target absent' trials, a grating emerged from and disappeared back into the noise. Participants used the index and middle fingers of their right hand to indicate whether a grating was tilted clockwise or </w:t>
      </w:r>
      <w:r w:rsidR="00B7186E">
        <w:t>anti</w:t>
      </w:r>
      <w:r>
        <w:t>clockwise (discrimination), whether it was present or absent (detection), or whether it was vertical or tilted (tilt recognition). They then reported their level of confidence on a 6-point scale by controlling the size of a colo</w:t>
      </w:r>
      <w:r w:rsidR="00B7186E">
        <w:t>u</w:t>
      </w:r>
      <w:r>
        <w:t xml:space="preserve">red circle with their left thumb. In blue: inter-trial variability was similar for the two stimulus categories in </w:t>
      </w:r>
      <w:r>
        <w:lastRenderedPageBreak/>
        <w:t xml:space="preserve">discrimination, whereas in detection and tilt recognition it was higher for one category over the other. Log Likelihood Ratio (LLR) is a linear function of the perceptual sample in discrimination, but this relation is quadratic in detection and tilt recognition. </w:t>
      </w:r>
    </w:p>
    <w:p w14:paraId="486DE61E" w14:textId="77777777" w:rsidR="00A27F45" w:rsidRDefault="00A27F45">
      <w:pPr>
        <w:spacing w:line="240" w:lineRule="auto"/>
      </w:pPr>
    </w:p>
    <w:p w14:paraId="3B21EBFC" w14:textId="77777777" w:rsidR="00A27F45" w:rsidRDefault="002B3780">
      <w:pPr>
        <w:pStyle w:val="Heading2"/>
        <w:spacing w:line="240" w:lineRule="auto"/>
      </w:pPr>
      <w:bookmarkStart w:id="12" w:name="_3vbm0eek75an" w:colFirst="0" w:colLast="0"/>
      <w:bookmarkEnd w:id="12"/>
      <w:r>
        <w:t>Behavioural Results</w:t>
      </w:r>
    </w:p>
    <w:p w14:paraId="1F66E948" w14:textId="77777777" w:rsidR="00A27F45" w:rsidRDefault="00A27F45">
      <w:pPr>
        <w:spacing w:line="240" w:lineRule="auto"/>
      </w:pPr>
    </w:p>
    <w:p w14:paraId="4A10349D" w14:textId="77777777" w:rsidR="00A27F45" w:rsidRDefault="002B3780">
      <w:pPr>
        <w:spacing w:line="480" w:lineRule="auto"/>
        <w:ind w:firstLine="720"/>
      </w:pPr>
      <w:r>
        <w:t>35 participants met our pre-registered inclusion criteria (see Methods). Task performance was similar for discrimination (76% accuracy), detection (78% accuracy), and tilt recognition (77% accuracy). Repeated measures analysis of variance revealed no difference in response accuracy between the three tasks (</w:t>
      </w:r>
      <w:r>
        <w:rPr>
          <w:i/>
        </w:rPr>
        <w:t>F(2,68)=1.17, p=.32, BF</w:t>
      </w:r>
      <w:r>
        <w:rPr>
          <w:i/>
          <w:vertAlign w:val="subscript"/>
        </w:rPr>
        <w:t>01</w:t>
      </w:r>
      <w:r>
        <w:t xml:space="preserve">=3.43; see Fig. </w:t>
      </w:r>
      <w:r>
        <w:rPr>
          <w:highlight w:val="yellow"/>
        </w:rPr>
        <w:t>2</w:t>
      </w:r>
      <w:r>
        <w:t>A). The probability of responding ‘clockwise’ in the discrimination task was 51% and not significantly different from 0.5 (</w:t>
      </w:r>
      <w:r>
        <w:rPr>
          <w:i/>
        </w:rPr>
        <w:t>t(34)=0.58, p=.57, d=0.10</w:t>
      </w:r>
      <w:r>
        <w:t xml:space="preserve">). In contrast, participants were </w:t>
      </w:r>
      <w:commentRangeStart w:id="13"/>
      <w:r>
        <w:t>more likely to respond ‘no’ than ‘yes’ in the detection task</w:t>
      </w:r>
      <w:commentRangeEnd w:id="13"/>
      <w:r w:rsidR="006C3F5E">
        <w:rPr>
          <w:rStyle w:val="CommentReference"/>
        </w:rPr>
        <w:commentReference w:id="13"/>
      </w:r>
      <w:r>
        <w:t xml:space="preserve"> (54% of all responses, </w:t>
      </w:r>
      <w:r>
        <w:rPr>
          <w:i/>
        </w:rPr>
        <w:t>t(34)=3.70,p&lt;.001,d=0.63</w:t>
      </w:r>
      <w:r>
        <w:t>), and ‘vertical’ than ‘tilted’ in the tilt recognition task (57% of all responses,</w:t>
      </w:r>
      <w:ins w:id="14" w:author="Matan Mazor (Staff)" w:date="2022-03-24T11:11:00Z">
        <w:r w:rsidR="000A67D0">
          <w:t xml:space="preserve"> </w:t>
        </w:r>
      </w:ins>
      <w:r>
        <w:rPr>
          <w:i/>
        </w:rPr>
        <w:t>t(34)=6.67,p&lt;.001,d=1.13</w:t>
      </w:r>
      <w:r>
        <w:t xml:space="preserve">). This is consistent with an optimal setting of a decision criterion in an unequal-variance setting </w:t>
      </w:r>
      <w:hyperlink r:id="rId20">
        <w:r>
          <w:t>(Rahnev, 2021)</w:t>
        </w:r>
      </w:hyperlink>
      <w:r>
        <w:t>.</w:t>
      </w:r>
    </w:p>
    <w:p w14:paraId="6ABF537C" w14:textId="73213360" w:rsidR="00A27F45" w:rsidRDefault="002B3780">
      <w:pPr>
        <w:spacing w:line="240" w:lineRule="auto"/>
        <w:ind w:firstLine="720"/>
      </w:pPr>
      <w:r>
        <w:rPr>
          <w:noProof/>
        </w:rPr>
        <w:drawing>
          <wp:inline distT="114300" distB="114300" distL="114300" distR="114300" wp14:anchorId="603EDC0E" wp14:editId="668CF986">
            <wp:extent cx="5943600" cy="32639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3263900"/>
                    </a:xfrm>
                    <a:prstGeom prst="rect">
                      <a:avLst/>
                    </a:prstGeom>
                    <a:ln/>
                  </pic:spPr>
                </pic:pic>
              </a:graphicData>
            </a:graphic>
          </wp:inline>
        </w:drawing>
      </w:r>
      <w:r>
        <w:t xml:space="preserve">Fig. </w:t>
      </w:r>
      <w:r>
        <w:rPr>
          <w:highlight w:val="yellow"/>
        </w:rPr>
        <w:t>2</w:t>
      </w:r>
      <w:r>
        <w:t xml:space="preserve">: </w:t>
      </w:r>
      <w:r>
        <w:rPr>
          <w:i/>
        </w:rPr>
        <w:t>Behavioural results</w:t>
      </w:r>
      <w:r>
        <w:t xml:space="preserve">. A: response accuracy was similar for the three tasks. B: the log zROC slope was not different from 0 in discrimination, indicating similar variability in the </w:t>
      </w:r>
      <w:r>
        <w:lastRenderedPageBreak/>
        <w:t xml:space="preserve">representation of clockwise and anticlockwise stimuli. In detection, this quantity was significantly negative, indicating higher variability in the representation of signal. In tilt recognition, this quantity was even more negative, indicating higher variability in the representation of tilted stimuli. C. metacognitive sensitivity, quantified as the area under the response-conditional type-II ROC curve, was significantly higher for </w:t>
      </w:r>
      <w:r w:rsidR="002E680E">
        <w:t xml:space="preserve">both </w:t>
      </w:r>
      <w:r>
        <w:t>‘yes’ and ‘tilted’ responses</w:t>
      </w:r>
      <w:r w:rsidR="002E680E">
        <w:t xml:space="preserve"> compared to ‘no’ and ‘vertical’ responses</w:t>
      </w:r>
      <w:r w:rsidR="00601321">
        <w:t>, respectively</w:t>
      </w:r>
      <w:r>
        <w:t>. We observed no significant difference in metacognitive sensitivity between discrimination ‘clockwise’ and ‘anticlockwise’ responses. D. distributions of confidence ratings (on a 1-6 scale) for the three tasks and six responses.</w:t>
      </w:r>
    </w:p>
    <w:p w14:paraId="48F29DD4" w14:textId="77777777" w:rsidR="00A27F45" w:rsidRDefault="00A27F45">
      <w:pPr>
        <w:spacing w:line="480" w:lineRule="auto"/>
        <w:ind w:firstLine="720"/>
      </w:pPr>
    </w:p>
    <w:p w14:paraId="1E9DA96E" w14:textId="604CA423" w:rsidR="00A27F45" w:rsidRDefault="002B3780">
      <w:pPr>
        <w:spacing w:line="480" w:lineRule="auto"/>
        <w:ind w:firstLine="720"/>
      </w:pPr>
      <w:r>
        <w:t xml:space="preserve">Similar to what we had observed in Mazor at al. (2020), participants were equally confident in reporting </w:t>
      </w:r>
      <w:r w:rsidR="00601321">
        <w:t xml:space="preserve">both </w:t>
      </w:r>
      <w:r>
        <w:t xml:space="preserve">clockwise (mean confidence on a 1-6 scale: </w:t>
      </w:r>
      <w:r>
        <w:rPr>
          <w:i/>
        </w:rPr>
        <w:t>3.51</w:t>
      </w:r>
      <w:r>
        <w:t xml:space="preserve">) and </w:t>
      </w:r>
      <w:r w:rsidR="00B7186E">
        <w:t>anti</w:t>
      </w:r>
      <w:r>
        <w:t xml:space="preserve">clockwise tilt (mean confidence: </w:t>
      </w:r>
      <w:r>
        <w:rPr>
          <w:i/>
        </w:rPr>
        <w:t>3.44</w:t>
      </w:r>
      <w:r>
        <w:t>) in the discrimination task (</w:t>
      </w:r>
      <w:r>
        <w:rPr>
          <w:i/>
        </w:rPr>
        <w:t>t(34)=0.80,p=.43,d=0.14</w:t>
      </w:r>
      <w:r>
        <w:t>). However, unlike in our previous study, here a numerical difference in mean confidence between detection ‘yes’ (</w:t>
      </w:r>
      <w:r>
        <w:rPr>
          <w:i/>
        </w:rPr>
        <w:t>3.95</w:t>
      </w:r>
      <w:r>
        <w:t>) and ‘no’ (</w:t>
      </w:r>
      <w:r>
        <w:rPr>
          <w:i/>
        </w:rPr>
        <w:t>3.80</w:t>
      </w:r>
      <w:r>
        <w:t>) responses was not significant (</w:t>
      </w:r>
      <w:r>
        <w:rPr>
          <w:i/>
        </w:rPr>
        <w:t>t(34)=1.62,p=.12, d=0.27</w:t>
      </w:r>
      <w:r>
        <w:t>). Finally, in the tilt recognition task participants were significantly more confident in reporting a tilted grating (</w:t>
      </w:r>
      <w:r>
        <w:rPr>
          <w:i/>
        </w:rPr>
        <w:t>4.60</w:t>
      </w:r>
      <w:r>
        <w:t xml:space="preserve">) than </w:t>
      </w:r>
      <w:r w:rsidR="00601321">
        <w:t xml:space="preserve">compared to </w:t>
      </w:r>
      <w:r>
        <w:t>a vertical grating (</w:t>
      </w:r>
      <w:r>
        <w:rPr>
          <w:i/>
        </w:rPr>
        <w:t>4.19</w:t>
      </w:r>
      <w:r>
        <w:t xml:space="preserve">; </w:t>
      </w:r>
      <w:r>
        <w:rPr>
          <w:i/>
        </w:rPr>
        <w:t xml:space="preserve">t(34)=3.71, p&lt;.001,d=0.63; </w:t>
      </w:r>
      <w:r>
        <w:t xml:space="preserve">see Fig. </w:t>
      </w:r>
      <w:r>
        <w:rPr>
          <w:highlight w:val="yellow"/>
        </w:rPr>
        <w:t>2</w:t>
      </w:r>
      <w:r>
        <w:t>D).</w:t>
      </w:r>
    </w:p>
    <w:p w14:paraId="2179AB84" w14:textId="77777777" w:rsidR="00A27F45" w:rsidRDefault="002B3780">
      <w:pPr>
        <w:spacing w:line="480" w:lineRule="auto"/>
        <w:ind w:firstLine="720"/>
      </w:pPr>
      <w:r>
        <w:t xml:space="preserve">Confidence ratings are typically aligned with objective accuracy, such that participants are more confident on average when they are correct, compared to when they are wrong. Previous studies found that this alignment, commonly referred to as </w:t>
      </w:r>
      <w:r>
        <w:rPr>
          <w:i/>
        </w:rPr>
        <w:t>metacognitive sensitivity</w:t>
      </w:r>
      <w:r>
        <w:t xml:space="preserve">, is reduced for decisions about target absence compared to decisions about target presence </w:t>
      </w:r>
      <w:hyperlink r:id="rId22">
        <w:r>
          <w:t>(Kellij et al., 2021; Mazor et al., 2020, 2021; Meuwese et al., 2014)</w:t>
        </w:r>
      </w:hyperlink>
      <w:r>
        <w:t>.  Here also, metacognitive sensitivity (quantified as the area under the response-conditional type-II ROC curve), was significantly higher for detection ‘yes’ compared to ‘no’ responses (</w:t>
      </w:r>
      <w:r>
        <w:rPr>
          <w:i/>
        </w:rPr>
        <w:t xml:space="preserve">t(34)=6.41,p&lt;.001,d=1.1; </w:t>
      </w:r>
      <w:r>
        <w:t xml:space="preserve">see Fig. </w:t>
      </w:r>
      <w:r>
        <w:rPr>
          <w:highlight w:val="yellow"/>
        </w:rPr>
        <w:t>2</w:t>
      </w:r>
      <w:r>
        <w:t>C). Similarly, in the tilt recognition task metacognitive sensitivity was higher for ‘tilted’ compared to ‘vertical’ responses (</w:t>
      </w:r>
      <w:r>
        <w:rPr>
          <w:i/>
        </w:rPr>
        <w:t>t(34)=9.55, p&lt;.001,d=1.61</w:t>
      </w:r>
      <w:r>
        <w:t>). No difference in metacognitive sensitivity was observed between discrimination clockwise and anticlockwise responses (</w:t>
      </w:r>
      <w:r>
        <w:rPr>
          <w:i/>
        </w:rPr>
        <w:t>t(34)=0.70, p=.49,d=0.12</w:t>
      </w:r>
      <w:r>
        <w:t>).</w:t>
      </w:r>
    </w:p>
    <w:p w14:paraId="53B5B687" w14:textId="2542EC3D" w:rsidR="00A27F45" w:rsidRDefault="002B3780">
      <w:pPr>
        <w:spacing w:line="480" w:lineRule="auto"/>
        <w:ind w:firstLine="720"/>
      </w:pPr>
      <w:r>
        <w:t>In an unequal-variance signal detection setting, metacognitive sensitivity is expected to be higher for classifying a stimulus as belonging to the high-variance compared to the low-variance stimulus class. Our tilt recognition task</w:t>
      </w:r>
      <w:r w:rsidR="004B1C1C">
        <w:t xml:space="preserve"> </w:t>
      </w:r>
      <w:r w:rsidR="00601321">
        <w:t xml:space="preserve">is an example of </w:t>
      </w:r>
      <w:r>
        <w:t xml:space="preserve">such a setting: the ‘vertical’ </w:t>
      </w:r>
      <w:r>
        <w:lastRenderedPageBreak/>
        <w:t xml:space="preserve">class had low variance (all stimuli were vertical), and the ‘tilted’ class had high variance (some stimuli were more tilted than others). As expected, the ratio between the standard deviations of the two stimulus categories (measured as the geometric mean of type-1 zROC slopes), was </w:t>
      </w:r>
      <w:r>
        <w:rPr>
          <w:i/>
        </w:rPr>
        <w:t>0.55</w:t>
      </w:r>
      <w:r>
        <w:t xml:space="preserve"> and significantly lower than 1</w:t>
      </w:r>
      <w:r w:rsidR="00601321">
        <w:t>, indicating higher variability in the representation of tilted stimuli</w:t>
      </w:r>
      <w:r>
        <w:t xml:space="preserve"> (a t-test performed on log-slopes against 0: </w:t>
      </w:r>
      <w:r>
        <w:rPr>
          <w:i/>
        </w:rPr>
        <w:t>t(34)=-12.50, p&lt;.001, d=2.11</w:t>
      </w:r>
      <w:r>
        <w:t xml:space="preserve">; see Fig. </w:t>
      </w:r>
      <w:r>
        <w:rPr>
          <w:highlight w:val="yellow"/>
        </w:rPr>
        <w:t>2</w:t>
      </w:r>
      <w:r>
        <w:t xml:space="preserve">B). </w:t>
      </w:r>
      <w:r w:rsidR="00601321">
        <w:t xml:space="preserve">Similarly, this </w:t>
      </w:r>
      <w:r>
        <w:t xml:space="preserve">ratio was </w:t>
      </w:r>
      <w:r>
        <w:rPr>
          <w:i/>
        </w:rPr>
        <w:t>0.74</w:t>
      </w:r>
      <w:r>
        <w:t xml:space="preserve"> for the detection task, indicating higher variability in the encoding of target presence (</w:t>
      </w:r>
      <w:r>
        <w:rPr>
          <w:i/>
        </w:rPr>
        <w:t>t(34)=-7.27,p&lt;.001,d=1.23</w:t>
      </w:r>
      <w:r>
        <w:t>)</w:t>
      </w:r>
      <w:r w:rsidR="00AD2C85">
        <w:t xml:space="preserve">. In contrast, the ratio was </w:t>
      </w:r>
      <w:r>
        <w:rPr>
          <w:i/>
        </w:rPr>
        <w:t>0.99</w:t>
      </w:r>
      <w:r>
        <w:t xml:space="preserve"> for the discrimination task</w:t>
      </w:r>
      <w:r w:rsidR="00AD2C85">
        <w:t xml:space="preserve"> and statistically indistinguishable from </w:t>
      </w:r>
      <w:r w:rsidR="00B57405">
        <w:t>1</w:t>
      </w:r>
      <w:r>
        <w:t>, indicating similar variability in the encoding of clockwise and anticlockwise stimuli (</w:t>
      </w:r>
      <w:r>
        <w:rPr>
          <w:i/>
        </w:rPr>
        <w:t>t(34)=-0.26,p=0.79,d=0.04</w:t>
      </w:r>
      <w:r>
        <w:t>).</w:t>
      </w:r>
    </w:p>
    <w:p w14:paraId="7D282F22" w14:textId="77777777" w:rsidR="00A27F45" w:rsidRDefault="002B3780">
      <w:pPr>
        <w:pStyle w:val="Heading2"/>
        <w:spacing w:line="480" w:lineRule="auto"/>
      </w:pPr>
      <w:bookmarkStart w:id="15" w:name="_ny6bxdt05pee" w:colFirst="0" w:colLast="0"/>
      <w:bookmarkEnd w:id="15"/>
      <w:r>
        <w:t>Imaging results</w:t>
      </w:r>
    </w:p>
    <w:p w14:paraId="09A5203E" w14:textId="41855DAD" w:rsidR="00A27F45" w:rsidRPr="00AC0C9C" w:rsidRDefault="002B3780" w:rsidP="00AC0C9C">
      <w:pPr>
        <w:pStyle w:val="HTMLPreformatted"/>
        <w:shd w:val="clear" w:color="auto" w:fill="FFFFFF"/>
        <w:spacing w:line="480" w:lineRule="auto"/>
      </w:pPr>
      <w:r w:rsidRPr="00AE6FBE">
        <w:rPr>
          <w:rFonts w:ascii="Arial" w:eastAsia="Arial" w:hAnsi="Arial" w:cs="Arial"/>
          <w:sz w:val="22"/>
          <w:szCs w:val="22"/>
          <w:lang w:bidi="ar-SA"/>
        </w:rPr>
        <w:t xml:space="preserve">Whole brain results for all pre-registered contrasts are available on </w:t>
      </w:r>
      <w:r w:rsidRPr="00AC0C9C">
        <w:rPr>
          <w:rFonts w:ascii="Arial" w:eastAsia="Arial" w:hAnsi="Arial" w:cs="Arial"/>
          <w:sz w:val="22"/>
          <w:szCs w:val="22"/>
          <w:lang w:bidi="ar-SA"/>
        </w:rPr>
        <w:t>NeuroVault</w:t>
      </w:r>
      <w:r w:rsidR="00BE472F">
        <w:rPr>
          <w:rFonts w:ascii="Arial" w:eastAsia="Arial" w:hAnsi="Arial" w:cs="Arial"/>
          <w:sz w:val="22"/>
          <w:szCs w:val="22"/>
          <w:lang w:bidi="ar-SA"/>
        </w:rPr>
        <w:t xml:space="preserve"> (</w:t>
      </w:r>
      <w:r w:rsidR="002E4507" w:rsidRPr="00AC0C9C">
        <w:rPr>
          <w:rFonts w:eastAsia="Arial"/>
        </w:rPr>
        <w:t>https://identifiers.org/neurovault.collection:12352</w:t>
      </w:r>
      <w:r w:rsidR="00BE472F">
        <w:rPr>
          <w:rFonts w:ascii="Arial" w:eastAsia="Arial" w:hAnsi="Arial" w:cs="Arial"/>
          <w:sz w:val="22"/>
          <w:szCs w:val="22"/>
          <w:lang w:bidi="ar-SA"/>
        </w:rPr>
        <w:t xml:space="preserve">). </w:t>
      </w:r>
      <w:r w:rsidR="002E4507">
        <w:rPr>
          <w:rFonts w:ascii="Arial" w:eastAsia="Arial" w:hAnsi="Arial" w:cs="Arial"/>
          <w:sz w:val="22"/>
          <w:szCs w:val="22"/>
          <w:lang w:bidi="ar-SA"/>
        </w:rPr>
        <w:t>Anonymized imaging data from all included subjects is available on OpenNeuro (</w:t>
      </w:r>
      <w:r w:rsidR="002E4507" w:rsidRPr="002E4507">
        <w:rPr>
          <w:rFonts w:ascii="Arial" w:eastAsia="Arial" w:hAnsi="Arial" w:cs="Arial"/>
          <w:sz w:val="22"/>
          <w:szCs w:val="22"/>
          <w:lang w:bidi="ar-SA"/>
        </w:rPr>
        <w:t>https://openneuro.org/datasets/ds004081/versions/1.0.0</w:t>
      </w:r>
      <w:r w:rsidR="002E4507">
        <w:rPr>
          <w:rFonts w:ascii="Arial" w:eastAsia="Arial" w:hAnsi="Arial" w:cs="Arial"/>
          <w:sz w:val="22"/>
          <w:szCs w:val="22"/>
          <w:lang w:bidi="ar-SA"/>
        </w:rPr>
        <w:t>).</w:t>
      </w:r>
    </w:p>
    <w:p w14:paraId="1ED2ABCA" w14:textId="1D7DD17B" w:rsidR="00A27F45" w:rsidRDefault="00D5788C">
      <w:pPr>
        <w:spacing w:line="480" w:lineRule="auto"/>
      </w:pPr>
      <w:r>
        <w:t>We</w:t>
      </w:r>
      <w:r w:rsidR="00DB75A0">
        <w:t xml:space="preserve"> pre-registered </w:t>
      </w:r>
      <w:r>
        <w:t>a plan to evaluate</w:t>
      </w:r>
      <w:r w:rsidR="00DB75A0">
        <w:t xml:space="preserve"> the parametric modulation of confidence </w:t>
      </w:r>
      <w:r>
        <w:t xml:space="preserve">both </w:t>
      </w:r>
      <w:r w:rsidR="00DB75A0">
        <w:t xml:space="preserve">directly from brain activations, as well as </w:t>
      </w:r>
      <w:r>
        <w:t xml:space="preserve">indirectly from beta coefficients of a design matrix where confidence is specified as a categorial variable. This two-step solution controls for metacognitive biases in that all confidence levels equally contribute to modulation estimates, regardless of their frequency in the data. </w:t>
      </w:r>
      <w:r w:rsidR="002B3780">
        <w:t xml:space="preserve">Results from the categorical design matrices mostly agreed with those from the parametric modulation analysis. We therefore report </w:t>
      </w:r>
      <w:r w:rsidR="00D637DE">
        <w:t xml:space="preserve">the parametric modulation </w:t>
      </w:r>
      <w:r w:rsidR="002B3780">
        <w:t>results, and mention when the categorical design matrix provided conflicting results. Full results from both approaches are presented in the supplementary.</w:t>
      </w:r>
    </w:p>
    <w:p w14:paraId="13151FE1" w14:textId="77777777" w:rsidR="00A27F45" w:rsidRDefault="002B3780">
      <w:pPr>
        <w:pStyle w:val="Heading3"/>
        <w:spacing w:line="480" w:lineRule="auto"/>
      </w:pPr>
      <w:bookmarkStart w:id="16" w:name="_5aq47z68dl5q" w:colFirst="0" w:colLast="0"/>
      <w:bookmarkEnd w:id="16"/>
      <w:r>
        <w:lastRenderedPageBreak/>
        <w:t>Linear and Quadratic effects of confidence</w:t>
      </w:r>
    </w:p>
    <w:p w14:paraId="2C74B6C2" w14:textId="4832AE0A" w:rsidR="00A27F45" w:rsidRDefault="002B3780">
      <w:pPr>
        <w:spacing w:line="480" w:lineRule="auto"/>
        <w:ind w:firstLine="720"/>
      </w:pPr>
      <w:r>
        <w:t xml:space="preserve">Our primary (Quadratic Confidence) design matrix included parametric modulators for linear and quadratic effects of confidence. Among our pre-specified regions of interest, the medial frontopolar (FPm) and ventromedial prefrontal cortex (vmPFC) ROIs showed a positive linear effect of confidence (FPm: </w:t>
      </w:r>
      <w:r>
        <w:rPr>
          <w:i/>
        </w:rPr>
        <w:t>t(34)=3.45, p&lt;.001, d=0.58</w:t>
      </w:r>
      <w:r>
        <w:t xml:space="preserve">, vmPFC: </w:t>
      </w:r>
      <w:r>
        <w:rPr>
          <w:i/>
        </w:rPr>
        <w:t>t(34)=4.53, p&lt;.001, d=0.77</w:t>
      </w:r>
      <w:r>
        <w:t>). A whole brain contrast revealed a positive modulation of confidence in the bilateral precuneus, claustrum, and ventral striatum. Conversely, the right temporoparietal junction showed a negative linear modulation of confidence, similar to what we observed in our previous study (</w:t>
      </w:r>
      <w:r>
        <w:rPr>
          <w:i/>
        </w:rPr>
        <w:t>t(34)=-3.35,p&lt;.001,d=0.57</w:t>
      </w:r>
      <w:r>
        <w:t>). Quadratic polynomials fitted to beta values from the categorical design matrices revealed a negative linear modulation of confidence also in the right superior temporal sulcus (</w:t>
      </w:r>
      <w:r>
        <w:rPr>
          <w:i/>
        </w:rPr>
        <w:t>t(34)=2.47, p&lt;0.05, d=0.42</w:t>
      </w:r>
      <w:r>
        <w:t xml:space="preserve">), and a whole-brain analysis revealed a negative </w:t>
      </w:r>
      <w:r w:rsidR="00B16043">
        <w:t xml:space="preserve">linear </w:t>
      </w:r>
      <w:r>
        <w:t xml:space="preserve">effect </w:t>
      </w:r>
      <w:r w:rsidR="00CD17F6">
        <w:t xml:space="preserve">of confidence </w:t>
      </w:r>
      <w:r>
        <w:t>in the posterior middle frontal cortex (pMFC).</w:t>
      </w:r>
    </w:p>
    <w:p w14:paraId="1493F6EA" w14:textId="6E1A4F15" w:rsidR="00A27F45" w:rsidRDefault="002B3780">
      <w:pPr>
        <w:spacing w:line="480" w:lineRule="auto"/>
        <w:ind w:firstLine="720"/>
      </w:pPr>
      <w:r>
        <w:t xml:space="preserve">Consistent with what we had observed in our previous study, a positive quadratic effect of confidence was </w:t>
      </w:r>
      <w:r w:rsidR="005B191B">
        <w:t>robustly observed in a number of regions</w:t>
      </w:r>
      <w:r w:rsidR="004B1C1C">
        <w:t>.</w:t>
      </w:r>
      <w:r>
        <w:t xml:space="preserve"> Among our pre-specified ROIs, this effect was significant in lateral </w:t>
      </w:r>
      <w:r w:rsidR="00DB205D">
        <w:t>f</w:t>
      </w:r>
      <w:r>
        <w:t xml:space="preserve">rontopolar cortex (FPl; </w:t>
      </w:r>
      <w:r>
        <w:rPr>
          <w:i/>
        </w:rPr>
        <w:t>t(34)=2.93,p&lt;.01, d=0.50</w:t>
      </w:r>
      <w:r>
        <w:t xml:space="preserve">), Brodmann area 46 (BA46; </w:t>
      </w:r>
      <w:r>
        <w:rPr>
          <w:i/>
        </w:rPr>
        <w:t>t(34)=4.43,p&lt;.001, d=0.75</w:t>
      </w:r>
      <w:r>
        <w:t>), rTPJ (</w:t>
      </w:r>
      <w:r>
        <w:rPr>
          <w:i/>
        </w:rPr>
        <w:t>t(34)=4.89,p&lt;.001, d=0.83</w:t>
      </w:r>
      <w:r>
        <w:t xml:space="preserve">), right superior temporal sulcus (rSTS; </w:t>
      </w:r>
      <w:r>
        <w:rPr>
          <w:i/>
        </w:rPr>
        <w:t>t(34)=3.62,p&lt;.001, d=0.61</w:t>
      </w:r>
      <w:r>
        <w:t xml:space="preserve">), and pre-supplementary motor area (preSMA; </w:t>
      </w:r>
      <w:r>
        <w:rPr>
          <w:i/>
        </w:rPr>
        <w:t>t(34)=5.00, p&lt;0.001, d=0.85</w:t>
      </w:r>
      <w:r>
        <w:t xml:space="preserve">). Whole-brain analysis revealed a quadratic effect </w:t>
      </w:r>
      <w:r w:rsidR="00DB205D">
        <w:t xml:space="preserve">of confidence </w:t>
      </w:r>
      <w:r>
        <w:t>also in dorsolateral prefrontal and orbitofrontal cortex, anterior insula, precuneus, posterior cingulate, and in the cerebellum.</w:t>
      </w:r>
    </w:p>
    <w:p w14:paraId="0B741899" w14:textId="77777777" w:rsidR="00A27F45" w:rsidRDefault="002B3780">
      <w:pPr>
        <w:pStyle w:val="Heading3"/>
        <w:spacing w:line="480" w:lineRule="auto"/>
      </w:pPr>
      <w:bookmarkStart w:id="17" w:name="_3ukhkodj35x2" w:colFirst="0" w:colLast="0"/>
      <w:bookmarkEnd w:id="17"/>
      <w:r>
        <w:t>Task-specific activations</w:t>
      </w:r>
    </w:p>
    <w:p w14:paraId="7FE051C9" w14:textId="05AB3845" w:rsidR="00A27F45" w:rsidRDefault="002B3780">
      <w:pPr>
        <w:spacing w:line="480" w:lineRule="auto"/>
      </w:pPr>
      <w:r>
        <w:t>We next asked whether brain activation differed between the three tasks, collapsed across responses and confidence levels. Repeated measures analyses of variance failed to find a</w:t>
      </w:r>
      <w:r w:rsidR="006505FE">
        <w:t xml:space="preserve"> main</w:t>
      </w:r>
      <w:r>
        <w:t xml:space="preserve"> effect of task in any of our 7 pre-registered ROIs (all p's&gt;.33; see </w:t>
      </w:r>
      <w:r>
        <w:rPr>
          <w:highlight w:val="yellow"/>
        </w:rPr>
        <w:t>S3</w:t>
      </w:r>
      <w:r>
        <w:t xml:space="preserve">). Outside these regions, </w:t>
      </w:r>
      <w:r>
        <w:lastRenderedPageBreak/>
        <w:t>whole-brain analysis (</w:t>
      </w:r>
      <w:r w:rsidR="004B262D">
        <w:rPr>
          <w:i/>
          <w:iCs/>
        </w:rPr>
        <w:t>p&lt;</w:t>
      </w:r>
      <w:r w:rsidR="004B262D">
        <w:t xml:space="preserve">0.05, </w:t>
      </w:r>
      <w:r>
        <w:t xml:space="preserve">corrected for family-wise error at the cluster level) revealed that activations in bilateral premotor cortex were sensitive to task identity. This is consistent with the successful encoding of semantic meaning of motor actions from associative motor cortex </w:t>
      </w:r>
      <w:hyperlink r:id="rId23">
        <w:r>
          <w:t>(Aberbach et al., 2021)</w:t>
        </w:r>
      </w:hyperlink>
      <w:r>
        <w:t>.</w:t>
      </w:r>
    </w:p>
    <w:p w14:paraId="5BAE92AA" w14:textId="03D93432" w:rsidR="00A27F45" w:rsidRDefault="002B3780">
      <w:pPr>
        <w:pStyle w:val="Heading3"/>
        <w:spacing w:line="480" w:lineRule="auto"/>
      </w:pPr>
      <w:bookmarkStart w:id="18" w:name="_ao8jhh93ugbu" w:colFirst="0" w:colLast="0"/>
      <w:bookmarkEnd w:id="18"/>
      <w:r>
        <w:rPr>
          <w:noProof/>
        </w:rPr>
        <w:drawing>
          <wp:inline distT="114300" distB="114300" distL="114300" distR="114300" wp14:anchorId="494D6DDC" wp14:editId="3EA6ADDF">
            <wp:extent cx="6700309" cy="2147570"/>
            <wp:effectExtent l="0" t="0" r="5715" b="5080"/>
            <wp:docPr id="36" name="image9.png"/>
            <wp:cNvGraphicFramePr/>
            <a:graphic xmlns:a="http://schemas.openxmlformats.org/drawingml/2006/main">
              <a:graphicData uri="http://schemas.openxmlformats.org/drawingml/2006/picture">
                <pic:pic xmlns:pic="http://schemas.openxmlformats.org/drawingml/2006/picture">
                  <pic:nvPicPr>
                    <pic:cNvPr id="13" name="image9.png"/>
                    <pic:cNvPicPr preferRelativeResize="0"/>
                  </pic:nvPicPr>
                  <pic:blipFill rotWithShape="1">
                    <a:blip r:embed="rId24" cstate="print">
                      <a:extLst>
                        <a:ext uri="{28A0092B-C50C-407E-A947-70E740481C1C}">
                          <a14:useLocalDpi xmlns:a14="http://schemas.microsoft.com/office/drawing/2010/main" val="0"/>
                        </a:ext>
                      </a:extLst>
                    </a:blip>
                    <a:srcRect l="150" r="96"/>
                    <a:stretch/>
                  </pic:blipFill>
                  <pic:spPr bwMode="auto">
                    <a:xfrm>
                      <a:off x="0" y="0"/>
                      <a:ext cx="6706265" cy="2149479"/>
                    </a:xfrm>
                    <a:prstGeom prst="rect">
                      <a:avLst/>
                    </a:prstGeom>
                    <a:ln>
                      <a:noFill/>
                    </a:ln>
                    <a:extLst>
                      <a:ext uri="{53640926-AAD7-44D8-BBD7-CCE9431645EC}">
                        <a14:shadowObscured xmlns:a14="http://schemas.microsoft.com/office/drawing/2010/main"/>
                      </a:ext>
                    </a:extLst>
                  </pic:spPr>
                </pic:pic>
              </a:graphicData>
            </a:graphic>
          </wp:inline>
        </w:drawing>
      </w:r>
    </w:p>
    <w:p w14:paraId="533D6D55" w14:textId="1F35258C" w:rsidR="00A27F45" w:rsidRDefault="002B3780">
      <w:r>
        <w:t xml:space="preserve">Fig. </w:t>
      </w:r>
      <w:r>
        <w:rPr>
          <w:highlight w:val="yellow"/>
        </w:rPr>
        <w:t>3</w:t>
      </w:r>
      <w:r>
        <w:t xml:space="preserve">: </w:t>
      </w:r>
      <w:r w:rsidR="00545EA7">
        <w:t>L</w:t>
      </w:r>
      <w:r>
        <w:t>inear (first row)</w:t>
      </w:r>
      <w:r w:rsidR="00545EA7">
        <w:t xml:space="preserve"> and quadratic (second row) </w:t>
      </w:r>
      <w:r>
        <w:t>effect</w:t>
      </w:r>
      <w:r w:rsidR="00545EA7">
        <w:t>s</w:t>
      </w:r>
      <w:r>
        <w:t xml:space="preserve"> of confidence for the three tasks. </w:t>
      </w:r>
      <w:r w:rsidR="004E7EC6">
        <w:rPr>
          <w:i/>
          <w:iCs/>
        </w:rPr>
        <w:t xml:space="preserve">P </w:t>
      </w:r>
      <w:r w:rsidR="004E7EC6">
        <w:t>&lt; 0.001, uncorrect</w:t>
      </w:r>
      <w:r w:rsidR="003E1D8D">
        <w:t>ed</w:t>
      </w:r>
      <w:r w:rsidR="000B54B5">
        <w:t xml:space="preserve"> for multiple comparison</w:t>
      </w:r>
      <w:r w:rsidR="004E7EC6">
        <w:t>.</w:t>
      </w:r>
      <w:del w:id="19" w:author="Fleming, Steve" w:date="2022-02-21T18:35:00Z">
        <w:r w:rsidDel="004E7EC6">
          <w:delText xml:space="preserve"> </w:delText>
        </w:r>
      </w:del>
    </w:p>
    <w:p w14:paraId="76982D18" w14:textId="7B6C0CA8" w:rsidR="00A27F45" w:rsidRDefault="002B3780">
      <w:pPr>
        <w:pStyle w:val="Heading3"/>
        <w:spacing w:line="480" w:lineRule="auto"/>
      </w:pPr>
      <w:bookmarkStart w:id="20" w:name="_f0plukef4nho" w:colFirst="0" w:colLast="0"/>
      <w:bookmarkEnd w:id="20"/>
      <w:r>
        <w:t>Task</w:t>
      </w:r>
      <w:r w:rsidR="00ED47CF">
        <w:t>-</w:t>
      </w:r>
      <w:r>
        <w:t xml:space="preserve"> and response</w:t>
      </w:r>
      <w:r w:rsidR="00ED47CF">
        <w:t>-</w:t>
      </w:r>
      <w:r>
        <w:t>specific confidence modulations</w:t>
      </w:r>
    </w:p>
    <w:p w14:paraId="4706DC0B" w14:textId="06EF6A63" w:rsidR="00A27F45" w:rsidRDefault="002E22D0">
      <w:pPr>
        <w:spacing w:line="480" w:lineRule="auto"/>
        <w:ind w:firstLine="720"/>
      </w:pPr>
      <w:r>
        <w:t xml:space="preserve">We next asked whether confidence-related brain activation differed between the three tasks. </w:t>
      </w:r>
      <w:r w:rsidR="002B3780">
        <w:t>A linear modulation of confidence was similar for the three tasks</w:t>
      </w:r>
      <w:r w:rsidR="00F1203B">
        <w:t>:</w:t>
      </w:r>
      <w:r w:rsidR="002B3780">
        <w:t xml:space="preserve"> repeated measures ANOVAs revealed no effect of task in any of our ROIs (all p's&gt;.30; see </w:t>
      </w:r>
      <w:r w:rsidR="002B3780">
        <w:rPr>
          <w:highlight w:val="yellow"/>
        </w:rPr>
        <w:t>S4</w:t>
      </w:r>
      <w:r w:rsidR="002B3780">
        <w:t xml:space="preserve"> and Fig. </w:t>
      </w:r>
      <w:r w:rsidR="002B3780">
        <w:rPr>
          <w:highlight w:val="yellow"/>
        </w:rPr>
        <w:t>3</w:t>
      </w:r>
      <w:r w:rsidR="002B3780">
        <w:t xml:space="preserve">, </w:t>
      </w:r>
      <w:r w:rsidR="00545EA7">
        <w:t>first</w:t>
      </w:r>
      <w:r w:rsidR="002B3780">
        <w:t xml:space="preserve"> row), and whole-brain analysis revealed no differences outside these pre-specified regions. </w:t>
      </w:r>
    </w:p>
    <w:p w14:paraId="6D34623E" w14:textId="3902C65E" w:rsidR="00A27F45" w:rsidRDefault="002B3780">
      <w:pPr>
        <w:spacing w:line="480" w:lineRule="auto"/>
        <w:ind w:firstLine="720"/>
      </w:pPr>
      <w:r>
        <w:t>Our main hypothesis however was that a quadratic modulation of confidence should be more pronounced in some tasks than in others</w:t>
      </w:r>
      <w:r w:rsidR="008E4B59">
        <w:t xml:space="preserve"> – indicating </w:t>
      </w:r>
      <w:r w:rsidR="00545EA7">
        <w:t>presence/absence</w:t>
      </w:r>
      <w:r w:rsidR="008E4B59">
        <w:t xml:space="preserve"> or unequal-variance-</w:t>
      </w:r>
      <w:r w:rsidR="00ED47CF">
        <w:t xml:space="preserve">related </w:t>
      </w:r>
      <w:r w:rsidR="008E4B59">
        <w:t>asymmetries.</w:t>
      </w:r>
      <w:r>
        <w:t xml:space="preserve"> Within our ROIs, this was the case in BA46 (</w:t>
      </w:r>
      <w:r>
        <w:rPr>
          <w:i/>
        </w:rPr>
        <w:t>F(2,34)=4.47,p&lt;.05</w:t>
      </w:r>
      <w:r>
        <w:t>), rSTS (</w:t>
      </w:r>
      <w:r>
        <w:rPr>
          <w:i/>
        </w:rPr>
        <w:t>F(2,34)=3.80,p&lt;.05</w:t>
      </w:r>
      <w:r>
        <w:t>), and marginally in rTPJ (</w:t>
      </w:r>
      <w:r>
        <w:rPr>
          <w:i/>
        </w:rPr>
        <w:t>F(2,34)=2.1,p=0.08</w:t>
      </w:r>
      <w:r>
        <w:t>). The same regions showed a marginal effect when subjecting betas from the categorical design matrix to a group level ANOVA (</w:t>
      </w:r>
      <w:r>
        <w:rPr>
          <w:i/>
        </w:rPr>
        <w:t>p=0.06</w:t>
      </w:r>
      <w:r>
        <w:t xml:space="preserve">, </w:t>
      </w:r>
      <w:r>
        <w:rPr>
          <w:i/>
        </w:rPr>
        <w:t>p=0.08</w:t>
      </w:r>
      <w:r>
        <w:t xml:space="preserve"> and </w:t>
      </w:r>
      <w:r>
        <w:rPr>
          <w:i/>
        </w:rPr>
        <w:t>p=0.06</w:t>
      </w:r>
      <w:r>
        <w:t xml:space="preserve"> for BA46, rSTS, and rTPJ, respectively). Whole-brain </w:t>
      </w:r>
      <w:r>
        <w:lastRenderedPageBreak/>
        <w:t xml:space="preserve">analysis further revealed </w:t>
      </w:r>
      <w:r w:rsidR="00A71966">
        <w:t>differences in a</w:t>
      </w:r>
      <w:r>
        <w:t xml:space="preserve"> quadratic modulation of confidence</w:t>
      </w:r>
      <w:r w:rsidR="00A71966">
        <w:t xml:space="preserve"> across tasks</w:t>
      </w:r>
      <w:r>
        <w:t xml:space="preserve"> in the insula</w:t>
      </w:r>
      <w:r w:rsidR="007A7FD7">
        <w:t xml:space="preserve"> (</w:t>
      </w:r>
      <w:r w:rsidR="007A7FD7">
        <w:rPr>
          <w:i/>
          <w:iCs/>
        </w:rPr>
        <w:t>p</w:t>
      </w:r>
      <w:r w:rsidR="007A7FD7">
        <w:t>&lt;0.05, cluster-corrected)</w:t>
      </w:r>
      <w:r>
        <w:t>.</w:t>
      </w:r>
    </w:p>
    <w:p w14:paraId="0DA9D2F9" w14:textId="05BCAE46" w:rsidR="00A27F45" w:rsidRDefault="002B3780">
      <w:pPr>
        <w:spacing w:line="480" w:lineRule="auto"/>
        <w:ind w:firstLine="720"/>
      </w:pPr>
      <w:r>
        <w:t xml:space="preserve">Our next </w:t>
      </w:r>
      <w:r w:rsidR="009F3486">
        <w:t xml:space="preserve">set of </w:t>
      </w:r>
      <w:r>
        <w:t>pre-registered tests</w:t>
      </w:r>
      <w:r w:rsidR="006E5AF1">
        <w:t xml:space="preserve"> </w:t>
      </w:r>
      <w:r w:rsidR="007C4B65">
        <w:t xml:space="preserve">was </w:t>
      </w:r>
      <w:r>
        <w:t xml:space="preserve">designed to pinpoint the origins of this interaction of the quadratic expansion of confidence with task. First, we attempted to replicate our finding from study 1 of a stronger quadratic modulation of confidence in detection compared to discrimination. Contrary to our prediction, we </w:t>
      </w:r>
      <w:r w:rsidR="006F511A">
        <w:t xml:space="preserve">found </w:t>
      </w:r>
      <w:r>
        <w:t xml:space="preserve">no significant differences in </w:t>
      </w:r>
      <w:r w:rsidR="007C4B65">
        <w:t xml:space="preserve">modulation in </w:t>
      </w:r>
      <w:r>
        <w:t xml:space="preserve">any of our ROIs (all p's&gt;0.17, see </w:t>
      </w:r>
      <w:r>
        <w:rPr>
          <w:highlight w:val="yellow"/>
        </w:rPr>
        <w:t>S6</w:t>
      </w:r>
      <w:r>
        <w:t>). To</w:t>
      </w:r>
      <w:r w:rsidR="006E5AF1">
        <w:t xml:space="preserve"> </w:t>
      </w:r>
      <w:r w:rsidR="007C4B65">
        <w:t>determine whether</w:t>
      </w:r>
      <w:r>
        <w:t xml:space="preserve"> this absence of a significant result should also be taken as positive evidence against a difference between detection and discrimination, we subjected our data to a Bayesian t-test </w:t>
      </w:r>
      <w:hyperlink r:id="rId25">
        <w:r>
          <w:t>(Rouder et al., 2009)</w:t>
        </w:r>
      </w:hyperlink>
      <w:r>
        <w:t xml:space="preserve">. In the FPm ROI, we obtained moderate evidence </w:t>
      </w:r>
      <w:r>
        <w:rPr>
          <w:i/>
        </w:rPr>
        <w:t xml:space="preserve">against </w:t>
      </w:r>
      <w:r>
        <w:t>a difference between detection and discrimination (</w:t>
      </w:r>
      <w:r>
        <w:rPr>
          <w:i/>
        </w:rPr>
        <w:t>BF</w:t>
      </w:r>
      <w:r>
        <w:rPr>
          <w:i/>
          <w:vertAlign w:val="subscript"/>
        </w:rPr>
        <w:t>01</w:t>
      </w:r>
      <w:r>
        <w:rPr>
          <w:i/>
        </w:rPr>
        <w:t>=3.71</w:t>
      </w:r>
      <w:r>
        <w:t>). Similarly, we obtained moderate evidence against a difference between detection and discrimination in the pre-SMA (</w:t>
      </w:r>
      <w:r>
        <w:rPr>
          <w:i/>
        </w:rPr>
        <w:t>BF</w:t>
      </w:r>
      <w:r>
        <w:rPr>
          <w:i/>
          <w:vertAlign w:val="subscript"/>
        </w:rPr>
        <w:t>01</w:t>
      </w:r>
      <w:r>
        <w:rPr>
          <w:i/>
        </w:rPr>
        <w:t>=5.43</w:t>
      </w:r>
      <w:r>
        <w:t xml:space="preserve">). </w:t>
      </w:r>
      <w:r w:rsidR="000B54B5">
        <w:t>Analysing</w:t>
      </w:r>
      <w:r>
        <w:t xml:space="preserve"> beta values from the categorical design matrix, we obtained moderate evidence for the null hypothesis of no difference also in FPl (</w:t>
      </w:r>
      <w:r>
        <w:rPr>
          <w:i/>
        </w:rPr>
        <w:t>BF</w:t>
      </w:r>
      <w:r>
        <w:rPr>
          <w:i/>
          <w:vertAlign w:val="subscript"/>
        </w:rPr>
        <w:t>01</w:t>
      </w:r>
      <w:r>
        <w:rPr>
          <w:i/>
        </w:rPr>
        <w:t>=3.04</w:t>
      </w:r>
      <w:r>
        <w:t>) and rTPJ (</w:t>
      </w:r>
      <w:r>
        <w:rPr>
          <w:i/>
        </w:rPr>
        <w:t>BF</w:t>
      </w:r>
      <w:r>
        <w:rPr>
          <w:i/>
          <w:vertAlign w:val="subscript"/>
        </w:rPr>
        <w:t>01</w:t>
      </w:r>
      <w:r>
        <w:rPr>
          <w:i/>
        </w:rPr>
        <w:t>=5.48</w:t>
      </w:r>
      <w:r>
        <w:t xml:space="preserve">). Bayes factors for all other ROIs in which we observed an effect in study 1 were within the interval [⅓,3], indicating no clear evidence for or against an effect (see </w:t>
      </w:r>
      <w:r>
        <w:rPr>
          <w:highlight w:val="yellow"/>
        </w:rPr>
        <w:t>S6</w:t>
      </w:r>
      <w:r>
        <w:t>).</w:t>
      </w:r>
    </w:p>
    <w:p w14:paraId="470F440B" w14:textId="53E1DBE8" w:rsidR="00A27F45" w:rsidRDefault="002B3780">
      <w:pPr>
        <w:spacing w:line="480" w:lineRule="auto"/>
        <w:ind w:firstLine="720"/>
      </w:pPr>
      <w:r>
        <w:t xml:space="preserve">In contrast to detection, where quadratic confidence profiles were similar to discrimination, the quadratic effect of confidence was </w:t>
      </w:r>
      <w:r w:rsidR="00EE3A26">
        <w:t xml:space="preserve">significantly </w:t>
      </w:r>
      <w:r>
        <w:t xml:space="preserve">stronger in </w:t>
      </w:r>
      <w:r w:rsidR="00EE3A26">
        <w:t xml:space="preserve">the </w:t>
      </w:r>
      <w:r>
        <w:t xml:space="preserve">tilt recognition relative to </w:t>
      </w:r>
      <w:r w:rsidR="00EE3A26">
        <w:t xml:space="preserve">the </w:t>
      </w:r>
      <w:r>
        <w:t xml:space="preserve">discrimination </w:t>
      </w:r>
      <w:r w:rsidR="00EE3A26">
        <w:t xml:space="preserve">task </w:t>
      </w:r>
      <w:r>
        <w:t>in BA46 (</w:t>
      </w:r>
      <w:r>
        <w:rPr>
          <w:i/>
        </w:rPr>
        <w:t>t(34)=2.23, p&lt;.05</w:t>
      </w:r>
      <w:r>
        <w:t>), rTPJ (</w:t>
      </w:r>
      <w:r>
        <w:rPr>
          <w:i/>
        </w:rPr>
        <w:t>t(34)=2.18, p&lt;.05</w:t>
      </w:r>
      <w:r>
        <w:t>), rSTS (</w:t>
      </w:r>
      <w:r>
        <w:rPr>
          <w:i/>
        </w:rPr>
        <w:t>t(34)=2.86, p&lt;0.01</w:t>
      </w:r>
      <w:r>
        <w:t>), and marginally in preSMA (</w:t>
      </w:r>
      <w:r>
        <w:rPr>
          <w:i/>
        </w:rPr>
        <w:t>t(34)=1.78,p=0.08</w:t>
      </w:r>
      <w:r>
        <w:t>).</w:t>
      </w:r>
    </w:p>
    <w:p w14:paraId="2FB22C92" w14:textId="2CF3B1F7" w:rsidR="00A27F45" w:rsidRDefault="002B3780">
      <w:pPr>
        <w:spacing w:line="480" w:lineRule="auto"/>
        <w:ind w:firstLine="720"/>
      </w:pPr>
      <w:r>
        <w:t xml:space="preserve">In </w:t>
      </w:r>
      <w:r w:rsidR="0051044F">
        <w:t>our</w:t>
      </w:r>
      <w:r w:rsidR="006E5AF1">
        <w:t xml:space="preserve"> </w:t>
      </w:r>
      <w:r w:rsidR="0051044F">
        <w:t>original study (Mazor et al., 2020)</w:t>
      </w:r>
      <w:r>
        <w:t>, a cluster in the right temporoparietal junction showed a negative linear effect of confidence</w:t>
      </w:r>
      <w:r w:rsidR="000B54B5">
        <w:t>,</w:t>
      </w:r>
      <w:r>
        <w:t xml:space="preserve"> which was significantly more negative in detection ‘no’ compared to ‘yes’ responses. In the current study, activation in this region again showed a negative linear, as well as a positive quadratic effect of confidence. However, an interaction between confidence and detection response was not significant (</w:t>
      </w:r>
      <w:r>
        <w:rPr>
          <w:i/>
        </w:rPr>
        <w:t>t(34)=0.72,p=.47</w:t>
      </w:r>
      <w:r>
        <w:t xml:space="preserve">). A Bayesian t test provided moderate evidence against a difference between detection 'yes' and </w:t>
      </w:r>
      <w:r>
        <w:lastRenderedPageBreak/>
        <w:t>'no' responses in this region (</w:t>
      </w:r>
      <w:r>
        <w:rPr>
          <w:i/>
        </w:rPr>
        <w:t>BF</w:t>
      </w:r>
      <w:r>
        <w:rPr>
          <w:i/>
          <w:vertAlign w:val="subscript"/>
        </w:rPr>
        <w:t>01</w:t>
      </w:r>
      <w:r>
        <w:rPr>
          <w:i/>
        </w:rPr>
        <w:t>=4.33</w:t>
      </w:r>
      <w:r>
        <w:t xml:space="preserve">). No other region of interest showed an interaction of confidence with detection response (all p's&gt;0.23, see </w:t>
      </w:r>
      <w:r>
        <w:rPr>
          <w:highlight w:val="yellow"/>
        </w:rPr>
        <w:t>S8</w:t>
      </w:r>
      <w:r>
        <w:t xml:space="preserve">). Similarly, none of our ROIs showed a significant interaction of confidence with response in the tilt recognition task (all p's&gt;0.11; see </w:t>
      </w:r>
      <w:r>
        <w:rPr>
          <w:highlight w:val="yellow"/>
        </w:rPr>
        <w:t>S9</w:t>
      </w:r>
      <w:r>
        <w:t>). A whole-brain analysis revealed a cluster in the left lingual gyrus (MNI coordinates [-30,-64, -8]) in which a linear modulation of confidence was stronger in ‘tilt’ compared to ‘vertical’ responses</w:t>
      </w:r>
      <w:r w:rsidR="00727818">
        <w:t xml:space="preserve"> (</w:t>
      </w:r>
      <w:r w:rsidR="00727818">
        <w:rPr>
          <w:i/>
          <w:iCs/>
        </w:rPr>
        <w:t>p</w:t>
      </w:r>
      <w:r w:rsidR="00727818">
        <w:t>&lt;0.05, cluster-corrected).</w:t>
      </w:r>
      <w:r>
        <w:t>.</w:t>
      </w:r>
    </w:p>
    <w:p w14:paraId="616496F5" w14:textId="77777777" w:rsidR="00A27F45" w:rsidRDefault="002B3780">
      <w:pPr>
        <w:pStyle w:val="Heading3"/>
        <w:spacing w:line="480" w:lineRule="auto"/>
      </w:pPr>
      <w:bookmarkStart w:id="21" w:name="_b3brbow0j7bl" w:colFirst="0" w:colLast="0"/>
      <w:bookmarkEnd w:id="21"/>
      <w:r>
        <w:t>Multivariate analysis</w:t>
      </w:r>
    </w:p>
    <w:p w14:paraId="6B001E80" w14:textId="009DDF54" w:rsidR="00A27F45" w:rsidRDefault="002B3780">
      <w:pPr>
        <w:spacing w:line="480" w:lineRule="auto"/>
      </w:pPr>
      <w:r>
        <w:tab/>
      </w:r>
      <w:r w:rsidR="006E5AF1">
        <w:t>To further investigate the relationships between spatial activation patterns across tasks, responses, and confidence levels, w</w:t>
      </w:r>
      <w:r w:rsidR="00A50DCC">
        <w:t xml:space="preserve">e next turned to </w:t>
      </w:r>
      <w:r>
        <w:t xml:space="preserve">Representational Similarity Analysis (RSA; </w:t>
      </w:r>
      <w:hyperlink r:id="rId26">
        <w:r>
          <w:t>Kriegeskorte et al., 2008</w:t>
        </w:r>
      </w:hyperlink>
      <w:r>
        <w:t xml:space="preserve">). </w:t>
      </w:r>
      <w:r w:rsidR="00690FF6">
        <w:t>Specifically, we asked which regions represented task, irrespective of confidence</w:t>
      </w:r>
      <w:r w:rsidR="00B302E6">
        <w:t>;</w:t>
      </w:r>
      <w:r w:rsidR="00690FF6">
        <w:t xml:space="preserve"> which represented confidence, irrespective of task</w:t>
      </w:r>
      <w:r w:rsidR="00B302E6">
        <w:t>;</w:t>
      </w:r>
      <w:r w:rsidR="00690FF6">
        <w:t xml:space="preserve"> and which represented confidence in a task-dependent manner.</w:t>
      </w:r>
      <w:r w:rsidR="00DA6F99">
        <w:t xml:space="preserve"> </w:t>
      </w:r>
      <w:r>
        <w:t>We pre-registered eight representational dissimilarity matrices</w:t>
      </w:r>
      <w:r w:rsidR="00871337">
        <w:t xml:space="preserve"> (RDMs)</w:t>
      </w:r>
      <w:r w:rsidR="00690FF6">
        <w:t xml:space="preserve">, each </w:t>
      </w:r>
      <w:r w:rsidR="0095468F">
        <w:t xml:space="preserve">specifying a theory-based prediction regarding which trials should be </w:t>
      </w:r>
      <w:r w:rsidR="007B73AC">
        <w:t xml:space="preserve">encoded </w:t>
      </w:r>
      <w:r w:rsidR="0095468F">
        <w:t>similar</w:t>
      </w:r>
      <w:r w:rsidR="002B4EA8">
        <w:t>ly</w:t>
      </w:r>
      <w:r w:rsidR="0095468F">
        <w:t xml:space="preserve"> or dissimilar</w:t>
      </w:r>
      <w:r w:rsidR="002B4EA8">
        <w:t>ly</w:t>
      </w:r>
      <w:r w:rsidR="0095468F">
        <w:t xml:space="preserve"> </w:t>
      </w:r>
      <w:r w:rsidR="006E5AF1">
        <w:t xml:space="preserve">based on task, response and reported confidence </w:t>
      </w:r>
      <w:r>
        <w:t xml:space="preserve">(see Fig. </w:t>
      </w:r>
      <w:r>
        <w:rPr>
          <w:highlight w:val="yellow"/>
        </w:rPr>
        <w:t>4</w:t>
      </w:r>
      <w:r>
        <w:t>) and compared them against empirical dissimilarity matrices extracted from our pre-registered ROIs.</w:t>
      </w:r>
    </w:p>
    <w:p w14:paraId="65F16C5A" w14:textId="195B404B" w:rsidR="00871337" w:rsidRDefault="00871337">
      <w:pPr>
        <w:shd w:val="clear" w:color="auto" w:fill="FFFFFF"/>
        <w:spacing w:line="480" w:lineRule="auto"/>
        <w:pPrChange w:id="22" w:author="Matan Mazor (Staff)" w:date="2022-03-25T12:37:00Z">
          <w:pPr>
            <w:spacing w:line="480" w:lineRule="auto"/>
          </w:pPr>
        </w:pPrChange>
      </w:pPr>
      <w:r>
        <w:tab/>
        <w:t xml:space="preserve">As a first step, and in order to verify that empirical RDMs hold reliable condition-specific multivariate activation patterns, we compared on- and off-diagonal entries in the ranked RDMs. If condition-specific information is encoded in RDMs, off-diagonal </w:t>
      </w:r>
      <w:r w:rsidR="008928C4">
        <w:t xml:space="preserve">distances should be </w:t>
      </w:r>
      <w:r>
        <w:t xml:space="preserve">higher </w:t>
      </w:r>
      <w:r w:rsidR="008928C4">
        <w:t>than</w:t>
      </w:r>
      <w:r>
        <w:t xml:space="preserve"> on-diagonal </w:t>
      </w:r>
      <w:r w:rsidR="008928C4">
        <w:t xml:space="preserve">ones (Ritchie et all., 2017). This was the case in FPm (t(34)=3.29, p&lt;0.01), BA46 (t(34)=2.87, p&lt;0.01), vmPFC (t(34)=2.06, p&lt;0.05) and rSTS (t(34)=2.17, p&lt;0.05), but not in FPl, </w:t>
      </w:r>
      <w:r w:rsidR="00194560">
        <w:t xml:space="preserve">rTPJ and pre-SMA (all p’s&gt;0.17). </w:t>
      </w:r>
      <w:r w:rsidR="00525A29">
        <w:t xml:space="preserve">In the FPm ROI, subject specific RDMs were not predicted by the averaged RDM of other subjects (p=0.38), reflecting poor multivariate signal in this region (Nili et al., 2014). </w:t>
      </w:r>
      <w:r w:rsidR="00194560">
        <w:t xml:space="preserve">We therefore restricted the multivariate analysis to the </w:t>
      </w:r>
      <w:r w:rsidR="00525A29">
        <w:t xml:space="preserve">three regions with reliable multivariate activation patterns: BA46, vmPFC, and </w:t>
      </w:r>
      <w:r w:rsidR="00633546">
        <w:t>rSTS</w:t>
      </w:r>
      <w:r w:rsidR="00194560">
        <w:t xml:space="preserve">. In all following </w:t>
      </w:r>
      <w:r w:rsidR="00194560">
        <w:lastRenderedPageBreak/>
        <w:t xml:space="preserve">analyses, on-diagonal entries are ignored, in order not to artificially inflate correlation measures (Ritchie et al., 2017). </w:t>
      </w:r>
    </w:p>
    <w:p w14:paraId="7E9F0B1C" w14:textId="339FA92C" w:rsidR="00A27F45" w:rsidRDefault="002B3780">
      <w:pPr>
        <w:pStyle w:val="Heading2"/>
        <w:spacing w:line="480" w:lineRule="auto"/>
        <w:rPr>
          <w:sz w:val="34"/>
          <w:szCs w:val="34"/>
        </w:rPr>
      </w:pPr>
      <w:bookmarkStart w:id="23" w:name="_cs7qukbflbos" w:colFirst="0" w:colLast="0"/>
      <w:bookmarkEnd w:id="23"/>
      <w:r>
        <w:rPr>
          <w:noProof/>
        </w:rPr>
        <w:drawing>
          <wp:inline distT="114300" distB="114300" distL="114300" distR="114300" wp14:anchorId="5140F636" wp14:editId="2711847A">
            <wp:extent cx="5829300" cy="6087099"/>
            <wp:effectExtent l="0" t="0" r="0" b="9525"/>
            <wp:docPr id="37" name="image23.png"/>
            <wp:cNvGraphicFramePr/>
            <a:graphic xmlns:a="http://schemas.openxmlformats.org/drawingml/2006/main">
              <a:graphicData uri="http://schemas.openxmlformats.org/drawingml/2006/picture">
                <pic:pic xmlns:pic="http://schemas.openxmlformats.org/drawingml/2006/picture">
                  <pic:nvPicPr>
                    <pic:cNvPr id="37" name="image23.png"/>
                    <pic:cNvPicPr preferRelativeResize="0"/>
                  </pic:nvPicPr>
                  <pic:blipFill rotWithShape="1">
                    <a:blip r:embed="rId27" cstate="print">
                      <a:extLst>
                        <a:ext uri="{28A0092B-C50C-407E-A947-70E740481C1C}">
                          <a14:useLocalDpi xmlns:a14="http://schemas.microsoft.com/office/drawing/2010/main" val="0"/>
                        </a:ext>
                      </a:extLst>
                    </a:blip>
                    <a:srcRect t="-1373" b="12"/>
                    <a:stretch/>
                  </pic:blipFill>
                  <pic:spPr bwMode="auto">
                    <a:xfrm>
                      <a:off x="0" y="0"/>
                      <a:ext cx="5832886" cy="6090843"/>
                    </a:xfrm>
                    <a:prstGeom prst="rect">
                      <a:avLst/>
                    </a:prstGeom>
                    <a:ln>
                      <a:noFill/>
                    </a:ln>
                    <a:extLst>
                      <a:ext uri="{53640926-AAD7-44D8-BBD7-CCE9431645EC}">
                        <a14:shadowObscured xmlns:a14="http://schemas.microsoft.com/office/drawing/2010/main"/>
                      </a:ext>
                    </a:extLst>
                  </pic:spPr>
                </pic:pic>
              </a:graphicData>
            </a:graphic>
          </wp:inline>
        </w:drawing>
      </w:r>
    </w:p>
    <w:p w14:paraId="367A1FB1" w14:textId="6B77209E" w:rsidR="00A27F45" w:rsidRDefault="002B3780">
      <w:pPr>
        <w:spacing w:line="240" w:lineRule="auto"/>
      </w:pPr>
      <w:r>
        <w:t>Fig</w:t>
      </w:r>
      <w:commentRangeStart w:id="24"/>
      <w:r>
        <w:t xml:space="preserve">. </w:t>
      </w:r>
      <w:commentRangeEnd w:id="24"/>
      <w:r w:rsidR="002F2BCB">
        <w:rPr>
          <w:rStyle w:val="CommentReference"/>
        </w:rPr>
        <w:commentReference w:id="24"/>
      </w:r>
      <w:r>
        <w:rPr>
          <w:highlight w:val="yellow"/>
        </w:rPr>
        <w:t>4</w:t>
      </w:r>
      <w:r>
        <w:t xml:space="preserve">: The eight a-priori Representational Dissimilarity Matrices (RDMs) used for Representational Similarity Analysis, and their corresponding Spearman correlations with empirical RDMs from the </w:t>
      </w:r>
      <w:r w:rsidR="005B44D6">
        <w:t>three</w:t>
      </w:r>
      <w:r w:rsidR="005B44D6">
        <w:t xml:space="preserve"> </w:t>
      </w:r>
      <w:r>
        <w:t xml:space="preserve">ROIs. For each ROI, we marked the RDM that produced the most robust correlation (in standardized effect sizes) in blue. </w:t>
      </w:r>
    </w:p>
    <w:p w14:paraId="061EA026" w14:textId="77777777" w:rsidR="00A27F45" w:rsidRDefault="00A27F45">
      <w:pPr>
        <w:spacing w:line="240" w:lineRule="auto"/>
      </w:pPr>
    </w:p>
    <w:p w14:paraId="5FF272EC" w14:textId="77777777" w:rsidR="00A27F45" w:rsidRDefault="002B3780">
      <w:pPr>
        <w:spacing w:line="480" w:lineRule="auto"/>
      </w:pPr>
      <w:r>
        <w:lastRenderedPageBreak/>
        <w:tab/>
      </w:r>
    </w:p>
    <w:p w14:paraId="2796836D" w14:textId="6E43B5DE" w:rsidR="00B82E1C" w:rsidRDefault="00B82E1C">
      <w:pPr>
        <w:spacing w:line="480" w:lineRule="auto"/>
        <w:ind w:firstLine="720"/>
        <w:pPrChange w:id="25" w:author="Matan Mazor (Staff)" w:date="2022-03-25T17:10:00Z">
          <w:pPr>
            <w:spacing w:line="480" w:lineRule="auto"/>
          </w:pPr>
        </w:pPrChange>
      </w:pPr>
      <w:r>
        <w:t xml:space="preserve">In the rSTS ROI, multivariate activation patterns were most consistent with encoding of detection responses (target present or absent; RDM C, see Fig. </w:t>
      </w:r>
      <w:r>
        <w:rPr>
          <w:highlight w:val="yellow"/>
        </w:rPr>
        <w:t>4</w:t>
      </w:r>
      <w:r>
        <w:t xml:space="preserve">C; p&lt;0.05). A negative correlation with RDM G (detection confidence) </w:t>
      </w:r>
      <w:r w:rsidR="00EF00D5">
        <w:t xml:space="preserve">is driven by the perfect negative correlation between RDMs C and G, when excluding the diagonal entries. </w:t>
      </w:r>
    </w:p>
    <w:p w14:paraId="06FA0332" w14:textId="1F36CF71" w:rsidR="00A27F45" w:rsidRDefault="00BC5C88">
      <w:pPr>
        <w:shd w:val="clear" w:color="auto" w:fill="FFFFFF"/>
        <w:spacing w:line="480" w:lineRule="auto"/>
        <w:ind w:firstLine="720"/>
        <w:pPrChange w:id="26" w:author="Matan Mazor (Staff)" w:date="2022-03-25T18:02:00Z">
          <w:pPr>
            <w:spacing w:line="480" w:lineRule="auto"/>
          </w:pPr>
        </w:pPrChange>
      </w:pPr>
      <w:r>
        <w:t xml:space="preserve">In </w:t>
      </w:r>
      <w:r w:rsidR="00DC298D">
        <w:t xml:space="preserve">contrast, in </w:t>
      </w:r>
      <w:r>
        <w:t>the prefrontal BA46 and vmPFC</w:t>
      </w:r>
      <w:r w:rsidR="00DC298D">
        <w:t xml:space="preserve"> ROIs</w:t>
      </w:r>
      <w:r>
        <w:t>, multivariate brain activation patterns were most consistent with task-invariant confidence encoding (</w:t>
      </w:r>
      <w:r w:rsidR="002B3780">
        <w:t xml:space="preserve">RDM E, see Fig. </w:t>
      </w:r>
      <w:r w:rsidR="002B3780">
        <w:rPr>
          <w:highlight w:val="yellow"/>
        </w:rPr>
        <w:t>4E</w:t>
      </w:r>
      <w:r w:rsidR="002B3780">
        <w:t>; p’s&lt;0.</w:t>
      </w:r>
      <w:r>
        <w:t>05</w:t>
      </w:r>
      <w:r w:rsidR="002B3780">
        <w:t>)</w:t>
      </w:r>
      <w:r>
        <w:t xml:space="preserve">, and with </w:t>
      </w:r>
      <w:r w:rsidR="00525A29">
        <w:t xml:space="preserve">confidence encoding that is specific to </w:t>
      </w:r>
      <w:r w:rsidR="00DC298D">
        <w:t xml:space="preserve">an </w:t>
      </w:r>
      <w:r w:rsidR="00525A29">
        <w:t xml:space="preserve">unequal-variance setting </w:t>
      </w:r>
      <w:r w:rsidR="002B3780">
        <w:t xml:space="preserve">(RDM </w:t>
      </w:r>
      <w:r w:rsidR="00525A29">
        <w:t>H</w:t>
      </w:r>
      <w:r w:rsidR="002B3780">
        <w:t xml:space="preserve">, see Fig. </w:t>
      </w:r>
      <w:r w:rsidR="00525A29">
        <w:rPr>
          <w:highlight w:val="yellow"/>
        </w:rPr>
        <w:t>4</w:t>
      </w:r>
      <w:r w:rsidR="00525A29">
        <w:t>H, p’s&lt;0.05</w:t>
      </w:r>
      <w:r w:rsidR="002B3780">
        <w:t>).</w:t>
      </w:r>
      <w:r w:rsidR="00525A29">
        <w:t xml:space="preserve"> Spearman correlations with RDMs E and H were not significantly different </w:t>
      </w:r>
      <w:r w:rsidR="007A76BE">
        <w:t xml:space="preserve">from each other </w:t>
      </w:r>
      <w:r w:rsidR="00525A29">
        <w:t>(p’s&gt;0.54).</w:t>
      </w:r>
      <w:r w:rsidR="002B3780">
        <w:t xml:space="preserve"> </w:t>
      </w:r>
      <w:r w:rsidR="00EC2750" w:rsidRPr="00EC2750">
        <w:t xml:space="preserve"> </w:t>
      </w:r>
      <w:r w:rsidR="00787E33">
        <w:t>This is in line with our results from our previous study (Mazor et al., 2020), where cross-classification analysis revealed no evidence for task-specificity in multivariate confidence representations</w:t>
      </w:r>
      <w:r w:rsidR="00EC2750">
        <w:t xml:space="preserve"> (see </w:t>
      </w:r>
      <w:r w:rsidR="00787E33">
        <w:t xml:space="preserve">full pre-registered analyses </w:t>
      </w:r>
      <w:r w:rsidR="00787E33">
        <w:fldChar w:fldCharType="begin"/>
      </w:r>
      <w:r w:rsidR="00787E33">
        <w:instrText xml:space="preserve"> HYPERLINK "</w:instrText>
      </w:r>
      <w:r w:rsidR="00787E33" w:rsidRPr="005B44D6">
        <w:instrText>https://osf.io/y3ftk/</w:instrText>
      </w:r>
      <w:r w:rsidR="00787E33">
        <w:instrText xml:space="preserve">" </w:instrText>
      </w:r>
      <w:r w:rsidR="00787E33">
        <w:fldChar w:fldCharType="separate"/>
      </w:r>
      <w:r w:rsidR="00787E33" w:rsidRPr="00787E33">
        <w:rPr>
          <w:rStyle w:val="Hyperlink"/>
        </w:rPr>
        <w:t>https://osf.io/y3ftk/</w:t>
      </w:r>
      <w:r w:rsidR="00787E33">
        <w:fldChar w:fldCharType="end"/>
      </w:r>
      <w:r w:rsidR="00EC2750">
        <w:t>, Section “</w:t>
      </w:r>
      <w:r w:rsidR="00EC2750" w:rsidRPr="00721730">
        <w:t>Task-specific and task-invariant confidence representation”)</w:t>
      </w:r>
      <w:r w:rsidR="00EC2750">
        <w:t xml:space="preserve">. </w:t>
      </w:r>
    </w:p>
    <w:p w14:paraId="40595454" w14:textId="740C0B98" w:rsidR="00A27F45" w:rsidRDefault="002B3780">
      <w:pPr>
        <w:spacing w:line="480" w:lineRule="auto"/>
      </w:pPr>
      <w:r>
        <w:tab/>
        <w:t>To further explore the sensitivity of confidence encoding to variance structure we subjected the empirical RDMs to a multiple regression analysis</w:t>
      </w:r>
      <w:r w:rsidR="00FE1A83">
        <w:t xml:space="preserve"> in which candidate RDM</w:t>
      </w:r>
      <w:r w:rsidR="006C3751">
        <w:t>s</w:t>
      </w:r>
      <w:r w:rsidR="00FE1A83">
        <w:t xml:space="preserve"> competed to explain the variance in the empirical RDM</w:t>
      </w:r>
      <w:r>
        <w:t xml:space="preserve">. First, we decomposed RDM E into 18 constituent sub-RDMs. Each such RDM represented the similarity between confidence encoding in two tasks, or within a single task (see Fig. </w:t>
      </w:r>
      <w:r>
        <w:rPr>
          <w:highlight w:val="yellow"/>
        </w:rPr>
        <w:t>5A</w:t>
      </w:r>
      <w:r>
        <w:t xml:space="preserve">). We focused on specific sub-RDMs for which a variance structure account made unique predictions. In particular, a variance structure account predicts a response-specific similarity between confidence in detection and in tilt recognition (see Fig. </w:t>
      </w:r>
      <w:r>
        <w:rPr>
          <w:highlight w:val="yellow"/>
        </w:rPr>
        <w:t>5</w:t>
      </w:r>
      <w:r>
        <w:t xml:space="preserve">B), but a presence-absence account predicts a similar response-invariant encoding of confidence in tilt-recognition and in discrimination (see Fig. </w:t>
      </w:r>
      <w:r>
        <w:rPr>
          <w:highlight w:val="yellow"/>
        </w:rPr>
        <w:t>5</w:t>
      </w:r>
      <w:r>
        <w:t xml:space="preserve">C). To test this prediction, we compared the weighted coefficient combinations for these two predictions. </w:t>
      </w:r>
    </w:p>
    <w:p w14:paraId="6A1F8F1C" w14:textId="380916F1" w:rsidR="00843715" w:rsidRDefault="002B3780">
      <w:pPr>
        <w:spacing w:line="480" w:lineRule="auto"/>
      </w:pPr>
      <w:r>
        <w:tab/>
      </w:r>
      <w:r w:rsidR="00843715">
        <w:t xml:space="preserve">In </w:t>
      </w:r>
      <w:ins w:id="27" w:author="Matan Mazor (Staff)" w:date="2022-08-02T13:49:00Z">
        <w:r w:rsidR="00B856D6">
          <w:t xml:space="preserve">the </w:t>
        </w:r>
      </w:ins>
      <w:r w:rsidR="00843715">
        <w:t>two prefrontal regions, vmPFC and BA46, multivariate activation patterns in the tilt recognition task were similar both to multivariate activation patterns in the discrimination task (vmPFC: t(34)=</w:t>
      </w:r>
      <w:r w:rsidR="00717A78">
        <w:t>3.41</w:t>
      </w:r>
      <w:r w:rsidR="00843715">
        <w:t>,</w:t>
      </w:r>
      <w:r w:rsidR="00717A78">
        <w:t xml:space="preserve"> </w:t>
      </w:r>
      <w:r w:rsidR="00843715">
        <w:t>p&lt;0.01; BA46: t(34)=</w:t>
      </w:r>
      <w:r w:rsidR="00717A78">
        <w:t>3.48</w:t>
      </w:r>
      <w:r w:rsidR="00843715">
        <w:t>, p</w:t>
      </w:r>
      <w:r w:rsidR="00717A78">
        <w:t>=0.001</w:t>
      </w:r>
      <w:r w:rsidR="00843715">
        <w:t xml:space="preserve">), and to multivariate activation patterns </w:t>
      </w:r>
      <w:r w:rsidR="00843715">
        <w:lastRenderedPageBreak/>
        <w:t>in the detection task</w:t>
      </w:r>
      <w:r>
        <w:t xml:space="preserve"> </w:t>
      </w:r>
      <w:r w:rsidR="00843715">
        <w:t>(vmPFC: t(34)=</w:t>
      </w:r>
      <w:r w:rsidR="00717A78">
        <w:t>2.10</w:t>
      </w:r>
      <w:r w:rsidR="00843715">
        <w:t>, p&lt;0.05; BA46: t(34)=</w:t>
      </w:r>
      <w:r w:rsidR="00717A78">
        <w:t>2.81</w:t>
      </w:r>
      <w:r w:rsidR="00843715">
        <w:t xml:space="preserve">, p&lt;0.01). </w:t>
      </w:r>
      <w:r w:rsidR="00717A78">
        <w:t xml:space="preserve">Consistent with our </w:t>
      </w:r>
      <w:r w:rsidR="007D2EC3">
        <w:t>RSA</w:t>
      </w:r>
      <w:r w:rsidR="00717A78">
        <w:t xml:space="preserve"> results, t</w:t>
      </w:r>
      <w:r w:rsidR="00843715">
        <w:t xml:space="preserve">his </w:t>
      </w:r>
      <w:r w:rsidR="007D2EC3">
        <w:t xml:space="preserve">finding </w:t>
      </w:r>
      <w:r w:rsidR="00843715">
        <w:t>is in line with</w:t>
      </w:r>
      <w:r w:rsidR="001E6E39">
        <w:t xml:space="preserve"> a</w:t>
      </w:r>
      <w:r w:rsidR="00843715">
        <w:t xml:space="preserve"> task-invariant </w:t>
      </w:r>
      <w:r w:rsidR="00717A78">
        <w:t xml:space="preserve">multivariate </w:t>
      </w:r>
      <w:r w:rsidR="00843715">
        <w:t xml:space="preserve">representation of confidence in these regions. </w:t>
      </w:r>
    </w:p>
    <w:p w14:paraId="3E04F913" w14:textId="5E0C43F1" w:rsidR="00A27F45" w:rsidRDefault="00843715" w:rsidP="00B856D6">
      <w:pPr>
        <w:spacing w:line="480" w:lineRule="auto"/>
        <w:ind w:firstLine="720"/>
      </w:pPr>
      <w:r>
        <w:t>In contrast, rSTS showed similar confidence encoding in the tilt-recognition and discrimination tasks (t(34)=</w:t>
      </w:r>
      <w:r w:rsidR="007D2EC3">
        <w:t>3.79</w:t>
      </w:r>
      <w:r>
        <w:t xml:space="preserve">, p&lt;0.001), but distinct confidence encodings in </w:t>
      </w:r>
      <w:r w:rsidR="00717A78">
        <w:t>tilt-recognition and detection task</w:t>
      </w:r>
      <w:r w:rsidR="001E6E39">
        <w:t>s</w:t>
      </w:r>
      <w:r w:rsidR="00717A78">
        <w:t xml:space="preserve"> (t(34)=</w:t>
      </w:r>
      <w:r w:rsidR="007D2EC3">
        <w:t>1.25</w:t>
      </w:r>
      <w:r w:rsidR="00717A78">
        <w:t>, p=.2</w:t>
      </w:r>
      <w:r w:rsidR="007D2EC3">
        <w:t>2</w:t>
      </w:r>
      <w:r w:rsidR="00717A78">
        <w:t xml:space="preserve">). Still, we observed no significant difference between these correlations </w:t>
      </w:r>
      <w:r w:rsidR="007D2EC3">
        <w:t xml:space="preserve">(t(34)=0.84, p=0.41; </w:t>
      </w:r>
      <w:r w:rsidR="002B3780">
        <w:t xml:space="preserve">see Fig. </w:t>
      </w:r>
      <w:r w:rsidR="002B3780">
        <w:rPr>
          <w:highlight w:val="yellow"/>
        </w:rPr>
        <w:t>5</w:t>
      </w:r>
      <w:r w:rsidR="002B3780">
        <w:t>D</w:t>
      </w:r>
      <w:r w:rsidR="002B3780" w:rsidRPr="007D2EC3">
        <w:t>),</w:t>
      </w:r>
      <w:r w:rsidR="002B3780">
        <w:t xml:space="preserve"> </w:t>
      </w:r>
      <w:r w:rsidR="008165D5">
        <w:t>providing only indirect</w:t>
      </w:r>
      <w:r w:rsidR="002B3780">
        <w:t xml:space="preserve"> support for the hypothesis that multivariate confidence encoding in </w:t>
      </w:r>
      <w:r w:rsidR="007D2EC3">
        <w:t xml:space="preserve">rSTS </w:t>
      </w:r>
      <w:r w:rsidR="002B3780">
        <w:t xml:space="preserve">was </w:t>
      </w:r>
      <w:r w:rsidR="007D2EC3">
        <w:t xml:space="preserve">different for </w:t>
      </w:r>
      <w:r w:rsidR="001E6E39">
        <w:t>detection and discrimination.</w:t>
      </w:r>
    </w:p>
    <w:p w14:paraId="5FD43095" w14:textId="77777777" w:rsidR="00A27F45" w:rsidRDefault="002B3780">
      <w:pPr>
        <w:spacing w:line="480" w:lineRule="auto"/>
      </w:pPr>
      <w:r>
        <w:tab/>
      </w:r>
    </w:p>
    <w:p w14:paraId="6A58A66F" w14:textId="77777777" w:rsidR="00A27F45" w:rsidRDefault="002B3780">
      <w:pPr>
        <w:spacing w:line="480" w:lineRule="auto"/>
        <w:jc w:val="center"/>
        <w:pPrChange w:id="28" w:author="Matan Mazor (Staff)" w:date="2022-03-25T16:52:00Z">
          <w:pPr>
            <w:spacing w:line="480" w:lineRule="auto"/>
          </w:pPr>
        </w:pPrChange>
      </w:pPr>
      <w:r>
        <w:rPr>
          <w:noProof/>
        </w:rPr>
        <w:drawing>
          <wp:inline distT="114300" distB="114300" distL="114300" distR="114300" wp14:anchorId="59612A33" wp14:editId="77936E72">
            <wp:extent cx="4556540" cy="3416300"/>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27" name="image29.png"/>
                    <pic:cNvPicPr preferRelativeResize="0"/>
                  </pic:nvPicPr>
                  <pic:blipFill>
                    <a:blip r:embed="rId28" cstate="print">
                      <a:extLst>
                        <a:ext uri="{28A0092B-C50C-407E-A947-70E740481C1C}">
                          <a14:useLocalDpi xmlns:a14="http://schemas.microsoft.com/office/drawing/2010/main" val="0"/>
                        </a:ext>
                      </a:extLst>
                    </a:blip>
                    <a:stretch>
                      <a:fillRect/>
                    </a:stretch>
                  </pic:blipFill>
                  <pic:spPr>
                    <a:xfrm>
                      <a:off x="0" y="0"/>
                      <a:ext cx="4556540" cy="3416300"/>
                    </a:xfrm>
                    <a:prstGeom prst="rect">
                      <a:avLst/>
                    </a:prstGeom>
                    <a:ln/>
                  </pic:spPr>
                </pic:pic>
              </a:graphicData>
            </a:graphic>
          </wp:inline>
        </w:drawing>
      </w:r>
    </w:p>
    <w:p w14:paraId="65F5D626" w14:textId="1C558DAD" w:rsidR="00A27F45" w:rsidRDefault="002B3780">
      <w:pPr>
        <w:spacing w:line="240" w:lineRule="auto"/>
      </w:pPr>
      <w:r>
        <w:t xml:space="preserve">Fig. </w:t>
      </w:r>
      <w:r>
        <w:rPr>
          <w:highlight w:val="yellow"/>
        </w:rPr>
        <w:t>5</w:t>
      </w:r>
      <w:r>
        <w:t>: Multiple regression analysis.</w:t>
      </w:r>
      <w:r w:rsidR="00C63981">
        <w:t xml:space="preserve"> </w:t>
      </w:r>
      <w:r>
        <w:t xml:space="preserve">RDM E </w:t>
      </w:r>
      <w:r w:rsidR="00F52635">
        <w:t xml:space="preserve">from Figure 4 </w:t>
      </w:r>
      <w:r>
        <w:t xml:space="preserve">was broken down into 18 constituent RDMs, which were then used to predict empirical RDMs in the seven ROIs (panel A). We then used beta coefficients from this multiple regression analysis to produce two beta combinations </w:t>
      </w:r>
      <w:r w:rsidR="00E55426">
        <w:t xml:space="preserve">encoding our two hypotheses about differences between tasks </w:t>
      </w:r>
      <w:r>
        <w:t xml:space="preserve">(B and C): The first corresponds to similarity in confidence encoding between the tilt-recognition and the detection tasks, and the second to similarity in confidence-encoding between the tilt-recognition and </w:t>
      </w:r>
      <w:del w:id="29" w:author="Steve Fleming" w:date="2022-07-03T13:59:00Z">
        <w:r w:rsidDel="00BF7068">
          <w:delText xml:space="preserve">the </w:delText>
        </w:r>
      </w:del>
      <w:r>
        <w:t xml:space="preserve">discrimination tasks. We </w:t>
      </w:r>
      <w:del w:id="30" w:author="Steve Fleming" w:date="2022-07-03T13:59:00Z">
        <w:r w:rsidDel="00BF7068">
          <w:delText xml:space="preserve">find </w:delText>
        </w:r>
      </w:del>
      <w:ins w:id="31" w:author="Steve Fleming" w:date="2022-07-03T13:59:00Z">
        <w:r w:rsidR="00BF7068">
          <w:t xml:space="preserve">found </w:t>
        </w:r>
      </w:ins>
      <w:r>
        <w:t>no significant differences between these two weighted contrasts (panel D), supporting</w:t>
      </w:r>
      <w:r w:rsidR="006F6313">
        <w:t xml:space="preserve"> a</w:t>
      </w:r>
      <w:r>
        <w:t xml:space="preserve"> task-invarian</w:t>
      </w:r>
      <w:r w:rsidR="00D41497">
        <w:t>t account</w:t>
      </w:r>
      <w:r>
        <w:t xml:space="preserve"> of confidence encoding in these regions. </w:t>
      </w:r>
    </w:p>
    <w:p w14:paraId="23256A3D" w14:textId="77777777" w:rsidR="00A27F45" w:rsidRDefault="002B3780">
      <w:pPr>
        <w:pStyle w:val="Heading1"/>
        <w:spacing w:line="480" w:lineRule="auto"/>
      </w:pPr>
      <w:bookmarkStart w:id="32" w:name="_vhlgwoayawl2" w:colFirst="0" w:colLast="0"/>
      <w:bookmarkEnd w:id="32"/>
      <w:r>
        <w:lastRenderedPageBreak/>
        <w:t>Discussion</w:t>
      </w:r>
    </w:p>
    <w:p w14:paraId="6D69785B" w14:textId="746F9F78" w:rsidR="00A27F45" w:rsidRDefault="002B3780">
      <w:pPr>
        <w:spacing w:line="480" w:lineRule="auto"/>
      </w:pPr>
      <w:r>
        <w:tab/>
        <w:t>In a previous study we identified distinct neural contributions to confidence in perceptual detection that were not observed in a performance-matched discrimination task. In this pre-registered follow-up</w:t>
      </w:r>
      <w:r w:rsidR="009B1D56">
        <w:t xml:space="preserve"> study</w:t>
      </w:r>
      <w:r>
        <w:t xml:space="preserve">, we set out to replicate this finding, and to further characterise </w:t>
      </w:r>
      <w:r w:rsidR="008A3B2E">
        <w:t xml:space="preserve">the </w:t>
      </w:r>
      <w:r>
        <w:t>computational origins</w:t>
      </w:r>
      <w:r w:rsidR="008A3B2E">
        <w:t xml:space="preserve"> of a quadratic modulation of confidence</w:t>
      </w:r>
      <w:r>
        <w:t xml:space="preserve">. In what follows, we </w:t>
      </w:r>
      <w:r w:rsidR="008765F4">
        <w:t xml:space="preserve">summarise </w:t>
      </w:r>
      <w:r>
        <w:t xml:space="preserve">our findings, discuss how our previous conclusions should be revised in light of this new data, and unpack what this may mean for our understanding of a quadratic effect of decision confidence in </w:t>
      </w:r>
      <w:r w:rsidR="00C73360">
        <w:t xml:space="preserve">association </w:t>
      </w:r>
      <w:r>
        <w:t xml:space="preserve">cortex. </w:t>
      </w:r>
    </w:p>
    <w:p w14:paraId="023B1EDE" w14:textId="77777777" w:rsidR="00A27F45" w:rsidRDefault="002B3780">
      <w:pPr>
        <w:pStyle w:val="Heading2"/>
        <w:spacing w:line="480" w:lineRule="auto"/>
      </w:pPr>
      <w:bookmarkStart w:id="33" w:name="_98nb0dkbmxw8" w:colFirst="0" w:colLast="0"/>
      <w:bookmarkEnd w:id="33"/>
      <w:r>
        <w:t>A quadratic modulation of confidence is not distinct to perceptual detection</w:t>
      </w:r>
    </w:p>
    <w:p w14:paraId="311BDC07" w14:textId="45E773EE" w:rsidR="00A27F45" w:rsidRDefault="002B3780">
      <w:pPr>
        <w:spacing w:line="480" w:lineRule="auto"/>
      </w:pPr>
      <w:r>
        <w:tab/>
        <w:t xml:space="preserve">As in Mazor et al. (2020), here too we observed a widespread quadratic modulation of subjective confidence in </w:t>
      </w:r>
      <w:r w:rsidR="00CD6001">
        <w:t xml:space="preserve">prefrontal and parietal </w:t>
      </w:r>
      <w:r>
        <w:t>associati</w:t>
      </w:r>
      <w:r w:rsidR="00CD6001">
        <w:t>on</w:t>
      </w:r>
      <w:r>
        <w:t xml:space="preserve"> cortex. In our previous study, this effect was stronger in </w:t>
      </w:r>
      <w:r w:rsidR="00F77428">
        <w:t xml:space="preserve">a </w:t>
      </w:r>
      <w:r>
        <w:t>perceptual detection</w:t>
      </w:r>
      <w:r w:rsidR="00F77428">
        <w:t xml:space="preserve"> task</w:t>
      </w:r>
      <w:r>
        <w:t xml:space="preserve">, and in some frontopolar regions was not observed at all in a performance-matched discrimination task. In contrast, in the present study this effect was </w:t>
      </w:r>
      <w:r w:rsidR="005B2F6A">
        <w:t xml:space="preserve">no longer </w:t>
      </w:r>
      <w:r>
        <w:t xml:space="preserve">specific to detection, and was </w:t>
      </w:r>
      <w:r w:rsidR="003764AF">
        <w:t xml:space="preserve">instead </w:t>
      </w:r>
      <w:r>
        <w:t>observed in both detection and discriminatio</w:t>
      </w:r>
      <w:r w:rsidR="007C755E">
        <w:t>n tasks.</w:t>
      </w:r>
    </w:p>
    <w:p w14:paraId="14D4C6EC" w14:textId="0D4BE02F" w:rsidR="00A27F45" w:rsidRDefault="002B3780">
      <w:pPr>
        <w:spacing w:line="480" w:lineRule="auto"/>
        <w:ind w:firstLine="720"/>
        <w:rPr>
          <w:ins w:id="34" w:author="Steve Fleming" w:date="2022-07-03T14:09:00Z"/>
        </w:rPr>
      </w:pPr>
      <w:r>
        <w:t xml:space="preserve">There are </w:t>
      </w:r>
      <w:r w:rsidR="009011B0">
        <w:t xml:space="preserve">a number of </w:t>
      </w:r>
      <w:r>
        <w:t>potential reasons for this difference between our results here and those reported in our previous study; for example, in our previous study stimuli were presented briefly, whereas here we opted for a dynamic display mode (see Methods). Alternatively, the inclusion of a third task may have had an indirect effect on participants’ disposition to</w:t>
      </w:r>
      <w:r w:rsidR="00CC2F0A">
        <w:t>wards their</w:t>
      </w:r>
      <w:r>
        <w:t xml:space="preserve"> confidence ratings in the detection and discrimination tasks. </w:t>
      </w:r>
      <w:r w:rsidR="00782A04">
        <w:t>An alternative</w:t>
      </w:r>
      <w:r>
        <w:t xml:space="preserve"> interpretation is that in our previous study a difference between detection and discrimination was </w:t>
      </w:r>
      <w:r w:rsidR="00C5502D">
        <w:t xml:space="preserve">a false positive </w:t>
      </w:r>
      <w:r>
        <w:t xml:space="preserve">driven by noise, which happened to facilitate the quadratic trend in one task and </w:t>
      </w:r>
      <w:r w:rsidR="0002109B">
        <w:t xml:space="preserve">reduce </w:t>
      </w:r>
      <w:r>
        <w:t xml:space="preserve">it in </w:t>
      </w:r>
      <w:r>
        <w:lastRenderedPageBreak/>
        <w:t>another. Indeed, this difference in a quadratic modulation was not a-priori expected based on theory</w:t>
      </w:r>
      <w:r w:rsidR="008C5B7E">
        <w:t xml:space="preserve"> in our previous study, and was the result of exploratory analysis that went beyond our pre-registration</w:t>
      </w:r>
      <w:r>
        <w:t xml:space="preserve">. The current </w:t>
      </w:r>
      <w:r w:rsidR="00447413">
        <w:t xml:space="preserve">preregistered, </w:t>
      </w:r>
      <w:r>
        <w:t>hypothesis-driven replication provides an unbiased test of this effect, which resulted in a failure to replicate it.</w:t>
      </w:r>
    </w:p>
    <w:p w14:paraId="16A81744" w14:textId="15F929DB" w:rsidR="00073EBB" w:rsidDel="0015149F" w:rsidRDefault="00073EBB">
      <w:pPr>
        <w:spacing w:line="480" w:lineRule="auto"/>
        <w:ind w:firstLine="720"/>
        <w:rPr>
          <w:del w:id="35" w:author="Steve Fleming" w:date="2022-07-03T14:23:00Z"/>
        </w:rPr>
      </w:pPr>
    </w:p>
    <w:p w14:paraId="41E01610" w14:textId="57BCEB5D" w:rsidR="00A27F45" w:rsidRDefault="002B3780" w:rsidP="008D303E">
      <w:pPr>
        <w:spacing w:line="480" w:lineRule="auto"/>
        <w:ind w:firstLine="720"/>
      </w:pPr>
      <w:r>
        <w:t xml:space="preserve">Surprisingly, </w:t>
      </w:r>
      <w:r w:rsidR="004D3EAD">
        <w:t xml:space="preserve">however, </w:t>
      </w:r>
      <w:r>
        <w:t xml:space="preserve">the third ‘hybrid’ tilt-recognition task which we introduced - a discrimination task with </w:t>
      </w:r>
      <w:r w:rsidR="00DB7E05">
        <w:t xml:space="preserve">the </w:t>
      </w:r>
      <w:r>
        <w:t xml:space="preserve">signal detection properties of a detection task - produced the strongest quadratic modulation of confidence in </w:t>
      </w:r>
      <w:r w:rsidR="008B3BE9">
        <w:t>a number of regions of interest</w:t>
      </w:r>
      <w:r>
        <w:t xml:space="preserve">. </w:t>
      </w:r>
      <w:r w:rsidR="000A15DF">
        <w:t>Specifically, in</w:t>
      </w:r>
      <w:r w:rsidR="008D303E">
        <w:t xml:space="preserve"> BA46, rTPJ and rSTS, </w:t>
      </w:r>
      <w:r w:rsidR="000A15DF">
        <w:t>a</w:t>
      </w:r>
      <w:r w:rsidR="008D303E">
        <w:t xml:space="preserve"> quadratic modulation of confidence was significantly more pronounced in tilt recognition than in the discrimination task. </w:t>
      </w:r>
      <w:r>
        <w:t xml:space="preserve">Although this result is difficult to interpret without </w:t>
      </w:r>
      <w:r w:rsidR="00DD4D73">
        <w:t>it being accompanied by a</w:t>
      </w:r>
      <w:r>
        <w:t xml:space="preserve"> significant difference </w:t>
      </w:r>
      <w:r w:rsidR="00DF44F4">
        <w:t>in</w:t>
      </w:r>
      <w:r>
        <w:t xml:space="preserve"> quadratic modulation for detection</w:t>
      </w:r>
      <w:r w:rsidR="001D1B7E">
        <w:t xml:space="preserve"> (and thereby being </w:t>
      </w:r>
      <w:r w:rsidR="008963B2">
        <w:t>consistent with a signature of</w:t>
      </w:r>
      <w:r w:rsidR="001D1B7E">
        <w:t xml:space="preserve"> unequal variance)</w:t>
      </w:r>
      <w:r>
        <w:t xml:space="preserve">, it nevertheless provides some support that </w:t>
      </w:r>
      <w:r w:rsidR="0014489E">
        <w:t xml:space="preserve">a </w:t>
      </w:r>
      <w:r>
        <w:t xml:space="preserve">quadratic modulation </w:t>
      </w:r>
      <w:r w:rsidR="0022248A">
        <w:t xml:space="preserve">of confidence-related brain activity </w:t>
      </w:r>
      <w:r>
        <w:t xml:space="preserve">may be sensitive to the variance structure of perceptual evidence. </w:t>
      </w:r>
      <w:r w:rsidR="00FE61C8">
        <w:t xml:space="preserve">Indeed, the </w:t>
      </w:r>
      <w:r>
        <w:t xml:space="preserve">hybrid tilt-recognition task showed exaggerated </w:t>
      </w:r>
      <w:r w:rsidR="00A9383C">
        <w:t xml:space="preserve">behavioural </w:t>
      </w:r>
      <w:r>
        <w:t>markers of unequal variance compared to</w:t>
      </w:r>
      <w:r w:rsidR="000F5A13">
        <w:t xml:space="preserve"> both</w:t>
      </w:r>
      <w:r>
        <w:t xml:space="preserve"> the detection </w:t>
      </w:r>
      <w:r w:rsidR="00387AFE">
        <w:t xml:space="preserve">and </w:t>
      </w:r>
      <w:r w:rsidR="00FF1E21">
        <w:t>discrimination</w:t>
      </w:r>
      <w:r w:rsidR="00387AFE">
        <w:t xml:space="preserve"> </w:t>
      </w:r>
      <w:r>
        <w:t>task</w:t>
      </w:r>
      <w:r w:rsidR="00387AFE">
        <w:t>s</w:t>
      </w:r>
      <w:r>
        <w:t xml:space="preserve"> (in both zROC curves and rcROCs; see Fig. </w:t>
      </w:r>
      <w:r>
        <w:rPr>
          <w:highlight w:val="yellow"/>
        </w:rPr>
        <w:t>2</w:t>
      </w:r>
      <w:r>
        <w:t xml:space="preserve">). Our results are therefore consistent with a graded sensitivity of this neural marker to variance structure. In contrast, the fact that the strongest </w:t>
      </w:r>
      <w:r w:rsidR="00FF1E21">
        <w:t>quadratic modulation was</w:t>
      </w:r>
      <w:r>
        <w:t xml:space="preserve"> observed in </w:t>
      </w:r>
      <w:r w:rsidR="008D303E">
        <w:t>decisions about stimulus category</w:t>
      </w:r>
      <w:r w:rsidR="00725144">
        <w:t xml:space="preserve"> (tilt vs. vertical)</w:t>
      </w:r>
      <w:r w:rsidR="008D303E">
        <w:t>, rather than stimulus presence or absence,</w:t>
      </w:r>
      <w:r>
        <w:t xml:space="preserve"> strongly suggests that </w:t>
      </w:r>
      <w:r w:rsidR="006628D2">
        <w:t>this effect</w:t>
      </w:r>
      <w:r>
        <w:t xml:space="preserve"> is not driven by a qualitative difference between </w:t>
      </w:r>
      <w:r w:rsidR="00B07FB5">
        <w:t>detection and discrimination decisions.</w:t>
      </w:r>
      <w:r>
        <w:t xml:space="preserve">. </w:t>
      </w:r>
    </w:p>
    <w:p w14:paraId="4CBB44D8" w14:textId="77777777" w:rsidR="00A27F45" w:rsidRDefault="002B3780">
      <w:pPr>
        <w:pStyle w:val="Heading2"/>
        <w:spacing w:line="480" w:lineRule="auto"/>
      </w:pPr>
      <w:bookmarkStart w:id="36" w:name="_33st0lc6tdx1" w:colFirst="0" w:colLast="0"/>
      <w:bookmarkEnd w:id="36"/>
      <w:r>
        <w:t>A similar linear modulation of confidence for detection ‘yes’ and ‘no’ responses in rTPJ</w:t>
      </w:r>
    </w:p>
    <w:p w14:paraId="474CF4ED" w14:textId="69481E8E" w:rsidR="00A27F45" w:rsidRDefault="002B3780">
      <w:pPr>
        <w:spacing w:line="480" w:lineRule="auto"/>
        <w:ind w:firstLine="720"/>
      </w:pPr>
      <w:r>
        <w:t xml:space="preserve">In our previous study, whole-brain analysis revealed a cluster in the right posterior TPJ in which a linear modulation of decision confidence was more negative for detection ‘no’ </w:t>
      </w:r>
      <w:r>
        <w:lastRenderedPageBreak/>
        <w:t xml:space="preserve">compared to ‘yes’ responses. We interpreted this finding in light of a potential role for attention monitoring in inference about absence, where participants are required to differentiate failures to perceive the target due to target absence and due to lapses of attention, and in light of an involvement of the temporoparietal junction in </w:t>
      </w:r>
      <w:r w:rsidR="00B940DB">
        <w:t>modelling</w:t>
      </w:r>
      <w:r>
        <w:t xml:space="preserve"> attention states </w:t>
      </w:r>
      <w:hyperlink r:id="rId29">
        <w:r>
          <w:t>(Graziano &amp; Webb, 2015)</w:t>
        </w:r>
      </w:hyperlink>
      <w:r>
        <w:t xml:space="preserve">. </w:t>
      </w:r>
    </w:p>
    <w:p w14:paraId="6E5CF57F" w14:textId="77777777" w:rsidR="00A27F45" w:rsidRDefault="002B3780">
      <w:pPr>
        <w:spacing w:line="480" w:lineRule="auto"/>
        <w:ind w:firstLine="720"/>
      </w:pPr>
      <w:r>
        <w:t xml:space="preserve">In this second experiment, we pre-registered our plan to directly test this hypothesis, defining the rTPJ based on the relevant contrast in our first study. Contrary to our expectation, a negative modulation of decision confidence in the rTPJ ROI was similar for the two detection responses (see </w:t>
      </w:r>
      <w:r>
        <w:rPr>
          <w:highlight w:val="yellow"/>
        </w:rPr>
        <w:t>S13</w:t>
      </w:r>
      <w:r>
        <w:t xml:space="preserve">). A Bayesian t-test provided moderate evidence for the null hypothesis that confidence encoding in this region is invariant to detection response. </w:t>
      </w:r>
    </w:p>
    <w:p w14:paraId="7F42FB53" w14:textId="77777777" w:rsidR="00A27F45" w:rsidRDefault="002B3780">
      <w:pPr>
        <w:pStyle w:val="Heading2"/>
        <w:spacing w:line="480" w:lineRule="auto"/>
      </w:pPr>
      <w:bookmarkStart w:id="37" w:name="_lpsz9y72u6uy" w:colFirst="0" w:colLast="0"/>
      <w:bookmarkEnd w:id="37"/>
      <w:r>
        <w:t>Multivariate analysis provides weak evidence for distinct confidence encoding in an unequal-variance setting</w:t>
      </w:r>
    </w:p>
    <w:p w14:paraId="6CD39BBD" w14:textId="46C2AF1D" w:rsidR="00073EBB" w:rsidRPr="00073EBB" w:rsidRDefault="002B3780">
      <w:pPr>
        <w:spacing w:line="480" w:lineRule="auto"/>
        <w:pPrChange w:id="38" w:author="Steve Fleming" w:date="2022-07-03T14:08:00Z">
          <w:pPr>
            <w:pStyle w:val="Heading2"/>
            <w:spacing w:line="480" w:lineRule="auto"/>
          </w:pPr>
        </w:pPrChange>
      </w:pPr>
      <w:r>
        <w:tab/>
        <w:t xml:space="preserve">Using Representational Similarity Analysis, we compared multivariate activation patterns in our pre-specified ROIs against theory-driven representational similarity matrices (see Fig. </w:t>
      </w:r>
      <w:r>
        <w:rPr>
          <w:highlight w:val="yellow"/>
        </w:rPr>
        <w:t>4</w:t>
      </w:r>
      <w:r>
        <w:t xml:space="preserve">). This analysis revealed robust encoding of decision confidence </w:t>
      </w:r>
      <w:r w:rsidR="00C76FC0">
        <w:t xml:space="preserve">in BA46 and vmPFC, consistent with a representation of decision confidence that is </w:t>
      </w:r>
      <w:r w:rsidR="00A82BD2">
        <w:t xml:space="preserve">either </w:t>
      </w:r>
      <w:r w:rsidR="00C76FC0">
        <w:t>task invariant or sensitive to the variance structure of a task</w:t>
      </w:r>
      <w:r>
        <w:t xml:space="preserve">. </w:t>
      </w:r>
      <w:r w:rsidR="00C76FC0">
        <w:t>In contrast, multivariate activation patterns in rSTS were most consistent with a representation of detection decisions about stimulus presence or absence. Follow</w:t>
      </w:r>
      <w:r w:rsidR="00297FB3">
        <w:t>-</w:t>
      </w:r>
      <w:r w:rsidR="00C76FC0">
        <w:t xml:space="preserve">up multiple regression analysis </w:t>
      </w:r>
      <w:r w:rsidR="00421F94">
        <w:t>revealed</w:t>
      </w:r>
      <w:r w:rsidR="00C76FC0">
        <w:t xml:space="preserve"> that rSTS similarly encoded decision confidence in the two discrimination tasks</w:t>
      </w:r>
      <w:r w:rsidR="00421F94">
        <w:t xml:space="preserve">, but that these confidence representations were not shared with the detection task. This exploratory analysis provides some indirect support for different neuronal mechanisms underlying metacognitive evaluations of decisions about presence and absence, versus stimulus category. </w:t>
      </w:r>
      <w:bookmarkStart w:id="39" w:name="_l4dfwsw5cghy" w:colFirst="0" w:colLast="0"/>
      <w:bookmarkEnd w:id="39"/>
    </w:p>
    <w:p w14:paraId="2DC29D29" w14:textId="2C5E4625" w:rsidR="00647183" w:rsidRDefault="00647183">
      <w:pPr>
        <w:pStyle w:val="Heading2"/>
        <w:spacing w:line="480" w:lineRule="auto"/>
      </w:pPr>
      <w:r>
        <w:lastRenderedPageBreak/>
        <w:t>Power considerations in neuroimaging research</w:t>
      </w:r>
    </w:p>
    <w:p w14:paraId="22A5245F" w14:textId="3C87D2AA" w:rsidR="00647183" w:rsidRDefault="00647183" w:rsidP="00922B8B">
      <w:pPr>
        <w:spacing w:line="480" w:lineRule="auto"/>
        <w:ind w:firstLine="720"/>
      </w:pPr>
      <w:r>
        <w:t>We note that our target sample size (</w:t>
      </w:r>
      <w:r w:rsidR="00A409F2">
        <w:t>N=35</w:t>
      </w:r>
      <w:r w:rsidR="00A82BD2">
        <w:t xml:space="preserve"> included subjects</w:t>
      </w:r>
      <w:r>
        <w:t xml:space="preserve">) was based on an a-priori power calculation to obtain </w:t>
      </w:r>
      <w:r w:rsidR="00E03AE4">
        <w:t>65-85% power to replicate our previous findings, assuming no inflation of effect sizes in the original report, and no effect of a reduction in the number of trials per task for group-level sensitivity.</w:t>
      </w:r>
      <w:r w:rsidR="00922B8B">
        <w:t xml:space="preserve"> </w:t>
      </w:r>
      <w:r w:rsidR="00D11AA6">
        <w:t xml:space="preserve">Our power </w:t>
      </w:r>
      <w:r w:rsidR="00B74EC4">
        <w:t xml:space="preserve">and sample size </w:t>
      </w:r>
      <w:r w:rsidR="00D11AA6">
        <w:t>aspirations were</w:t>
      </w:r>
      <w:r>
        <w:t xml:space="preserve"> balanced with resource constraints (grant funding and time</w:t>
      </w:r>
      <w:r w:rsidR="00A60B50">
        <w:t>, given that N=46 subjects were tested to obtain N=35 included subjects</w:t>
      </w:r>
      <w:r>
        <w:t xml:space="preserve">), </w:t>
      </w:r>
      <w:r w:rsidR="001754F5">
        <w:t>but remain</w:t>
      </w:r>
      <w:r>
        <w:t xml:space="preserve"> substantially above recent estimates in fMRI research</w:t>
      </w:r>
      <w:r w:rsidR="00C57EDF">
        <w:t>, where power can be routinely lower than 10%</w:t>
      </w:r>
      <w:r>
        <w:t xml:space="preserve"> (</w:t>
      </w:r>
      <w:r w:rsidR="00BC0397">
        <w:t>Cremers et al., 2017</w:t>
      </w:r>
      <w:r w:rsidR="00A60B50">
        <w:t xml:space="preserve">; </w:t>
      </w:r>
      <w:r>
        <w:t xml:space="preserve">though we note that power calculations for whole-brain analyses are complicated by the need to deal with mass-univariate multiple comparisons correction). </w:t>
      </w:r>
      <w:del w:id="40" w:author="Matan Mazor (Staff)" w:date="2022-08-02T14:18:00Z">
        <w:r w:rsidDel="00BC0397">
          <w:delText xml:space="preserve">The </w:delText>
        </w:r>
      </w:del>
      <w:ins w:id="41" w:author="Fleming, Steve" w:date="2022-07-04T10:41:00Z">
        <w:del w:id="42" w:author="Matan Mazor (Staff)" w:date="2022-08-02T14:18:00Z">
          <w:r w:rsidR="00504AD0" w:rsidDel="00BC0397">
            <w:delText xml:space="preserve">ensuing </w:delText>
          </w:r>
        </w:del>
      </w:ins>
      <w:ins w:id="43" w:author="Steve Fleming" w:date="2022-07-03T14:23:00Z">
        <w:del w:id="44" w:author="Matan Mazor (Staff)" w:date="2022-08-02T14:18:00Z">
          <w:r w:rsidDel="00BC0397">
            <w:delText>high likelihood of indeterminate findings thus creates an impediment to creating a novel</w:delText>
          </w:r>
        </w:del>
      </w:ins>
      <w:ins w:id="45" w:author="Matan Mazor (Staff)" w:date="2022-08-02T14:18:00Z">
        <w:r w:rsidR="00BC0397">
          <w:t xml:space="preserve">Low statistical power hinders the field’s ability to create a </w:t>
        </w:r>
      </w:ins>
      <w:ins w:id="46" w:author="Matan Mazor (Staff)" w:date="2022-08-02T14:20:00Z">
        <w:r w:rsidR="00AE24FD">
          <w:t>progressive</w:t>
        </w:r>
      </w:ins>
      <w:r>
        <w:t xml:space="preserve"> research programme </w:t>
      </w:r>
      <w:del w:id="47" w:author="Matan Mazor (Staff)" w:date="2022-08-02T14:20:00Z">
        <w:r w:rsidDel="00AE24FD">
          <w:delText xml:space="preserve">in neuroimaging </w:delText>
        </w:r>
      </w:del>
      <w:r>
        <w:t>in which one set of findings builds on the other.</w:t>
      </w:r>
    </w:p>
    <w:p w14:paraId="37B5BBAE" w14:textId="10F03775" w:rsidR="00647183" w:rsidRPr="00647183" w:rsidRDefault="00647183" w:rsidP="00AE24FD">
      <w:pPr>
        <w:spacing w:line="480" w:lineRule="auto"/>
        <w:ind w:firstLine="720"/>
      </w:pPr>
      <w:r>
        <w:t xml:space="preserve">Even with medium-range power of ~75%, </w:t>
      </w:r>
      <w:ins w:id="48" w:author="Matan Mazor (Staff)" w:date="2022-08-02T15:07:00Z">
        <w:r w:rsidR="00A96DB4">
          <w:t xml:space="preserve">and assuming a true effect, </w:t>
        </w:r>
      </w:ins>
      <w:r>
        <w:t>we should expect mixed results in a series of studies (roughly 1 in 3 null results with an alpha level of 0.05 for individual tests). As mentioned above, our original finding of a difference in detection and discrimination was the result of exploratory analysis, likely heightening the probability of a type 1 error. Our suspicion (</w:t>
      </w:r>
      <w:r w:rsidR="004829F7">
        <w:t>informed</w:t>
      </w:r>
      <w:r>
        <w:t xml:space="preserve"> by the senior author’s experience as a younger student in the field) is that our current study would, in a previous era, have languished unpublished – a casualty of the file drawer effect. We think it is critically important that such studies are now published to allow a full picture of the strength of different effects. More generally, our findings highlight the importance of allocating funding to replication studies in cognitive neuroscience, and the importance of pre-registration of hypothesis tests. With these considerations in mind, we therefore turn in the remainder of the discussion to offer some interpretations of the current findings, and highlight questions for future research.</w:t>
      </w:r>
    </w:p>
    <w:p w14:paraId="5CD5C3B4" w14:textId="3CF212A8" w:rsidR="00A27F45" w:rsidRDefault="002B3780">
      <w:pPr>
        <w:pStyle w:val="Heading2"/>
        <w:spacing w:line="480" w:lineRule="auto"/>
      </w:pPr>
      <w:r>
        <w:lastRenderedPageBreak/>
        <w:t>A quadratic modulation of confidence: ideas and speculations</w:t>
      </w:r>
    </w:p>
    <w:p w14:paraId="0FC1AC42" w14:textId="2ACE2259" w:rsidR="00A27F45" w:rsidRDefault="002B3780">
      <w:pPr>
        <w:spacing w:line="480" w:lineRule="auto"/>
      </w:pPr>
      <w:r>
        <w:tab/>
      </w:r>
      <w:r w:rsidR="00B26B21">
        <w:t xml:space="preserve">The previous sections summarise the current picture of our findings, in light of our pre-registered hypotheses, and describe both the similarities and differences between the current results and those of our previous paper. </w:t>
      </w:r>
      <w:r w:rsidR="004376DB">
        <w:t>A particularly strong and consistent finding across both studies was that univariate fMRI activation in prefrontal and parietal cortex is quadratically modulated by decision confidence. However</w:t>
      </w:r>
      <w:r w:rsidR="001F5DF4">
        <w:t>, as</w:t>
      </w:r>
      <w:r w:rsidR="004376DB">
        <w:t xml:space="preserve"> </w:t>
      </w:r>
      <w:r>
        <w:t xml:space="preserve">described above, we find no clear support for or against our </w:t>
      </w:r>
      <w:r w:rsidR="00FC74CC">
        <w:t xml:space="preserve">hypothesised </w:t>
      </w:r>
      <w:r>
        <w:t xml:space="preserve">variance-structure account of a quadratic modulation of decision confidence. </w:t>
      </w:r>
      <w:r w:rsidR="00E46D1E">
        <w:t xml:space="preserve">This therefore leaves </w:t>
      </w:r>
      <w:r w:rsidR="00284E62">
        <w:t xml:space="preserve">underdetermined </w:t>
      </w:r>
      <w:r w:rsidR="00E46D1E">
        <w:t xml:space="preserve">the computational basis of such an effect. </w:t>
      </w:r>
      <w:r>
        <w:t xml:space="preserve">In the following, we discuss two additional candidate interpretations of </w:t>
      </w:r>
      <w:r w:rsidR="00284E62">
        <w:t>a quadratic modulation of confidence</w:t>
      </w:r>
      <w:r>
        <w:t>.</w:t>
      </w:r>
    </w:p>
    <w:p w14:paraId="13FA079E" w14:textId="388FCB78" w:rsidR="00A27F45" w:rsidRDefault="002B3780">
      <w:pPr>
        <w:spacing w:line="480" w:lineRule="auto"/>
      </w:pPr>
      <w:r>
        <w:tab/>
        <w:t xml:space="preserve">In Mazor et al. (2020), we </w:t>
      </w:r>
      <w:r w:rsidR="00092DE5">
        <w:t xml:space="preserve">referred to </w:t>
      </w:r>
      <w:r>
        <w:t xml:space="preserve">two previous reports of a quadratic relation between subjective ratings and brain activation: one in subjective visibility ratings </w:t>
      </w:r>
      <w:hyperlink r:id="rId30">
        <w:r>
          <w:t>(Christensen et al., 2006)</w:t>
        </w:r>
      </w:hyperlink>
      <w:r>
        <w:rPr>
          <w:b/>
        </w:rPr>
        <w:t xml:space="preserve"> </w:t>
      </w:r>
      <w:r>
        <w:t xml:space="preserve">and the other in product desirability ratings </w:t>
      </w:r>
      <w:hyperlink r:id="rId31">
        <w:r>
          <w:t>(De Martino et al., 2017)</w:t>
        </w:r>
      </w:hyperlink>
      <w:r>
        <w:t>. We then explain</w:t>
      </w:r>
      <w:r w:rsidR="00B649D3">
        <w:t>ed</w:t>
      </w:r>
      <w:r>
        <w:t xml:space="preserve"> that our findings </w:t>
      </w:r>
      <w:r w:rsidR="00C22292">
        <w:t>were</w:t>
      </w:r>
      <w:r w:rsidR="00260EF9">
        <w:t xml:space="preserve"> qualitatively</w:t>
      </w:r>
      <w:r w:rsidR="00C22292">
        <w:t xml:space="preserve"> </w:t>
      </w:r>
      <w:r>
        <w:t xml:space="preserve">different: </w:t>
      </w:r>
      <w:r w:rsidR="00237BD3">
        <w:t xml:space="preserve">while </w:t>
      </w:r>
      <w:r>
        <w:t xml:space="preserve">a quadratic effect for visibility or product desirability can reflect a linear modulation of subjective confidence when both ends of the rating scale are associated with higher levels of confidence (for example, being highly confident that a product is </w:t>
      </w:r>
      <w:r w:rsidR="00C03054">
        <w:t xml:space="preserve">or is </w:t>
      </w:r>
      <w:r>
        <w:t xml:space="preserve">not desirable, or that a stimulus is </w:t>
      </w:r>
      <w:r w:rsidR="00C03054">
        <w:t xml:space="preserve">or is not </w:t>
      </w:r>
      <w:r>
        <w:t>visible)</w:t>
      </w:r>
      <w:r w:rsidR="00C03054">
        <w:t>, our results highlight a quadratic effect in confidence itself.</w:t>
      </w:r>
      <w:r>
        <w:t xml:space="preserve"> </w:t>
      </w:r>
      <w:r w:rsidR="00B940DB">
        <w:t xml:space="preserve">In </w:t>
      </w:r>
      <w:r w:rsidR="00E26CE7">
        <w:t xml:space="preserve">other words, the </w:t>
      </w:r>
      <w:r>
        <w:t xml:space="preserve">low end of the scale </w:t>
      </w:r>
      <w:r w:rsidR="0075544A">
        <w:t>should reflect</w:t>
      </w:r>
      <w:r>
        <w:t xml:space="preserve"> low confidence in the perceptual decision</w:t>
      </w:r>
      <w:r w:rsidR="00713259">
        <w:t>, rather than high confidence in a rating about a decision.</w:t>
      </w:r>
    </w:p>
    <w:p w14:paraId="7A02EF3E" w14:textId="506954AB" w:rsidR="00A27F45" w:rsidRDefault="00632741">
      <w:pPr>
        <w:spacing w:line="480" w:lineRule="auto"/>
        <w:ind w:firstLine="720"/>
      </w:pPr>
      <w:r>
        <w:t>However, a</w:t>
      </w:r>
      <w:r w:rsidR="002B3780">
        <w:t>lthough the low end of the confidence scale reflects low confidence</w:t>
      </w:r>
      <w:r w:rsidR="002B3780">
        <w:rPr>
          <w:i/>
        </w:rPr>
        <w:t xml:space="preserve"> in a decision</w:t>
      </w:r>
      <w:r w:rsidR="002B3780">
        <w:t xml:space="preserve">, it may still reflect a high level of confidence </w:t>
      </w:r>
      <w:r w:rsidR="002B3780">
        <w:rPr>
          <w:i/>
        </w:rPr>
        <w:t>in the confidence rating itself</w:t>
      </w:r>
      <w:r w:rsidR="002B3780">
        <w:rPr>
          <w:vertAlign w:val="superscript"/>
        </w:rPr>
        <w:footnoteReference w:id="2"/>
      </w:r>
      <w:r w:rsidR="002B3780">
        <w:t xml:space="preserve">. With our incentive structure, reward is dependent not only on task performance but also on the adequacy </w:t>
      </w:r>
      <w:r w:rsidR="002B3780">
        <w:lastRenderedPageBreak/>
        <w:t xml:space="preserve">of confidence reports (see Methods). It is therefore not unlikely </w:t>
      </w:r>
      <w:ins w:id="49" w:author="Matan Mazor (Staff)" w:date="2022-08-02T14:24:00Z">
        <w:r w:rsidR="00157275">
          <w:t xml:space="preserve">for </w:t>
        </w:r>
      </w:ins>
      <w:r w:rsidR="002B3780">
        <w:t xml:space="preserve">a participant </w:t>
      </w:r>
      <w:del w:id="50" w:author="Matan Mazor (Staff)" w:date="2022-08-02T14:24:00Z">
        <w:r w:rsidR="002C2721" w:rsidDel="00157275">
          <w:delText xml:space="preserve">would </w:delText>
        </w:r>
      </w:del>
      <w:ins w:id="51" w:author="Matan Mazor (Staff)" w:date="2022-08-02T14:24:00Z">
        <w:r w:rsidR="00157275">
          <w:t>to</w:t>
        </w:r>
        <w:r w:rsidR="00157275">
          <w:t xml:space="preserve"> </w:t>
        </w:r>
      </w:ins>
      <w:r w:rsidR="002B3780">
        <w:t xml:space="preserve">reason something along the lines of “I’m not sure what I just saw, so I’m highly confident that I should rate my subjective confidence as low to maximize my bonus”.  Brain regions where activation scales with subjective confidence may then reflect this </w:t>
      </w:r>
      <w:r w:rsidR="00D40908">
        <w:t>meta-level</w:t>
      </w:r>
      <w:r w:rsidR="002B3780">
        <w:t xml:space="preserve"> subjective confidence </w:t>
      </w:r>
      <w:r w:rsidR="00C33706">
        <w:t xml:space="preserve">(effectively, confidence in confidence) </w:t>
      </w:r>
      <w:r w:rsidR="002B3780">
        <w:t xml:space="preserve">with a higher level of activity not only for the upper end, but also for the lower end of the confidence scale. </w:t>
      </w:r>
      <w:r w:rsidR="008B5B4B">
        <w:t>Note</w:t>
      </w:r>
      <w:r w:rsidR="002B3780">
        <w:t xml:space="preserve"> this </w:t>
      </w:r>
      <w:r w:rsidR="008B5B4B">
        <w:t xml:space="preserve">scheme </w:t>
      </w:r>
      <w:r w:rsidR="002B3780">
        <w:t>does not imply the existence of ‘meta-meta-cognition’: all that is required is that confidence ratings are represented as part of the primary (type-1) task, such that metacognitive resources are available to evaluate the quality of confidence reports themselves</w:t>
      </w:r>
      <w:r w:rsidR="009D6924">
        <w:t xml:space="preserve"> (Lebreton, 2015)</w:t>
      </w:r>
      <w:r w:rsidR="002B3780">
        <w:t>.</w:t>
      </w:r>
    </w:p>
    <w:p w14:paraId="2DEC9116" w14:textId="77777777" w:rsidR="001E194F" w:rsidRDefault="002B3780" w:rsidP="007E20CB">
      <w:pPr>
        <w:spacing w:line="480" w:lineRule="auto"/>
        <w:ind w:firstLine="720"/>
        <w:rPr>
          <w:ins w:id="52" w:author="Matan Mazor (Staff)" w:date="2022-03-24T15:54:00Z"/>
        </w:rPr>
      </w:pPr>
      <w:r>
        <w:t xml:space="preserve">It then </w:t>
      </w:r>
      <w:r w:rsidR="006F2124">
        <w:t xml:space="preserve">remains </w:t>
      </w:r>
      <w:r>
        <w:t xml:space="preserve">to be explained why </w:t>
      </w:r>
      <w:r w:rsidR="00132B56">
        <w:t xml:space="preserve">a </w:t>
      </w:r>
      <w:r>
        <w:t xml:space="preserve">quadratic effect of confidence </w:t>
      </w:r>
      <w:r w:rsidR="00DF5DE2">
        <w:t xml:space="preserve">is </w:t>
      </w:r>
      <w:r>
        <w:t xml:space="preserve">significantly stronger in the tilt-recognition compared to </w:t>
      </w:r>
      <w:r w:rsidR="003829AF">
        <w:t xml:space="preserve">both </w:t>
      </w:r>
      <w:r>
        <w:t xml:space="preserve">discrimination and detection tasks (see Fig. </w:t>
      </w:r>
      <w:r>
        <w:rPr>
          <w:highlight w:val="yellow"/>
        </w:rPr>
        <w:t>3</w:t>
      </w:r>
      <w:r>
        <w:t xml:space="preserve"> and </w:t>
      </w:r>
      <w:r>
        <w:rPr>
          <w:highlight w:val="yellow"/>
        </w:rPr>
        <w:t>S7</w:t>
      </w:r>
      <w:r>
        <w:t xml:space="preserve">). One possibility is that confidence in the presence or absence of a tilt more naturally lends itself to rule-based heuristics (such as a mapping between perceived angle and confidence level), leaving metacognitive resources </w:t>
      </w:r>
      <w:r w:rsidR="00606665">
        <w:t xml:space="preserve">free </w:t>
      </w:r>
      <w:r>
        <w:t xml:space="preserve">to </w:t>
      </w:r>
      <w:r w:rsidR="00606665">
        <w:t xml:space="preserve">monitor </w:t>
      </w:r>
      <w:r>
        <w:t xml:space="preserve">the quality of subjective confidence ratings. </w:t>
      </w:r>
    </w:p>
    <w:p w14:paraId="08C4BCE8" w14:textId="578EA41D" w:rsidR="00A27F45" w:rsidRDefault="002B3780" w:rsidP="007F481A">
      <w:pPr>
        <w:spacing w:line="480" w:lineRule="auto"/>
        <w:ind w:firstLine="720"/>
      </w:pPr>
      <w:r>
        <w:t xml:space="preserve">Alternatively, a quadratic modulation of decision confidence may reflect object-level (that is, not meta-level) inter-trial fluctuations in visual attention. </w:t>
      </w:r>
      <w:r w:rsidR="00EE522A">
        <w:t xml:space="preserve">As an example of how this might arise, </w:t>
      </w:r>
      <w:r>
        <w:t xml:space="preserve">a recent </w:t>
      </w:r>
      <w:r w:rsidR="00D45DB7">
        <w:t xml:space="preserve">EEG </w:t>
      </w:r>
      <w:r>
        <w:t xml:space="preserve">study </w:t>
      </w:r>
      <w:hyperlink r:id="rId32">
        <w:r>
          <w:t>(Davidson et al., 2021)</w:t>
        </w:r>
      </w:hyperlink>
      <w:r>
        <w:t xml:space="preserve"> revealed a negative linear relation between reported attention and pre-stimulus alpha power in the 8-12 HZ frequency band. In contrast, high levels of </w:t>
      </w:r>
      <w:r w:rsidR="002C54E1">
        <w:t xml:space="preserve">decision </w:t>
      </w:r>
      <w:r>
        <w:t xml:space="preserve">confidence were associated with intermediate prestimulus alpha power, giving rise to a negative quadratic relation between alpha power and confidence. </w:t>
      </w:r>
      <w:r w:rsidR="007E20CB">
        <w:t>One implication of</w:t>
      </w:r>
      <w:r>
        <w:t xml:space="preserve"> this result is that brain regions where activation is typically negatively correlated with alpha power may show a positive quadratic modulation of confidence in virtue of </w:t>
      </w:r>
      <w:r w:rsidR="00973991">
        <w:t xml:space="preserve">their </w:t>
      </w:r>
      <w:r>
        <w:t xml:space="preserve">relation to pre-stimulus alpha. </w:t>
      </w:r>
      <w:r w:rsidR="006A3ABD">
        <w:t>This potentially explains why a quadratic modulation of confidence is prominent in</w:t>
      </w:r>
      <w:r>
        <w:t xml:space="preserve"> a frontoparietal network </w:t>
      </w:r>
      <w:r w:rsidR="006A3ABD">
        <w:t>where activity has been negatively linked to alpha power</w:t>
      </w:r>
      <w:r>
        <w:t xml:space="preserve"> </w:t>
      </w:r>
      <w:hyperlink r:id="rId33">
        <w:r>
          <w:t>(Goldman et al., 2002; Laufs et al., 2003)</w:t>
        </w:r>
      </w:hyperlink>
      <w:r>
        <w:t xml:space="preserve">. </w:t>
      </w:r>
    </w:p>
    <w:p w14:paraId="42C33DB7" w14:textId="10AE9502" w:rsidR="00212899" w:rsidRDefault="002B3780">
      <w:pPr>
        <w:spacing w:line="480" w:lineRule="auto"/>
        <w:ind w:firstLine="720"/>
        <w:pPrChange w:id="53" w:author="Fleming, Steve" w:date="2022-07-04T10:46:00Z">
          <w:pPr>
            <w:spacing w:line="480" w:lineRule="auto"/>
          </w:pPr>
        </w:pPrChange>
      </w:pPr>
      <w:r>
        <w:lastRenderedPageBreak/>
        <w:t xml:space="preserve">It is unclear, however, why </w:t>
      </w:r>
      <w:r w:rsidR="00B931AA">
        <w:t xml:space="preserve">a putative </w:t>
      </w:r>
      <w:r>
        <w:t>relation</w:t>
      </w:r>
      <w:r w:rsidR="00D61853">
        <w:t>ship</w:t>
      </w:r>
      <w:r>
        <w:t xml:space="preserve"> between neural correlates of attention and subjective confidence should be sensitive to the variance structure of the task. </w:t>
      </w:r>
      <w:r w:rsidR="00A80F60">
        <w:t xml:space="preserve">One </w:t>
      </w:r>
      <w:r w:rsidR="00B77FB3">
        <w:t>useful approach is to ask how</w:t>
      </w:r>
      <w:r w:rsidR="00A80F60">
        <w:t xml:space="preserve">, under Bayesian decision theory, decisions and confidence estimates should adjust to reflect differences in </w:t>
      </w:r>
      <w:r w:rsidR="00095901">
        <w:t>the effects of attention on internal distributions. For instance, i</w:t>
      </w:r>
      <w:r>
        <w:t xml:space="preserve">n </w:t>
      </w:r>
      <w:r w:rsidR="004E2B56">
        <w:t xml:space="preserve">a </w:t>
      </w:r>
      <w:r>
        <w:t xml:space="preserve">behavioural study </w:t>
      </w:r>
      <w:r w:rsidR="00144083">
        <w:fldChar w:fldCharType="begin"/>
      </w:r>
      <w:r w:rsidR="00144083">
        <w:instrText xml:space="preserve"> HYPERLINK "https://www.zotero.org/google-docs/?zLcydT" \h </w:instrText>
      </w:r>
      <w:r w:rsidR="00144083">
        <w:fldChar w:fldCharType="separate"/>
      </w:r>
      <w:r>
        <w:t>(Denison et al., 2018)</w:t>
      </w:r>
      <w:r w:rsidR="00144083">
        <w:fldChar w:fldCharType="end"/>
      </w:r>
      <w:r>
        <w:t xml:space="preserve">, participants rated their confidence in whether the orientation of a grating was sampled from a wide or narrow distribution, both </w:t>
      </w:r>
      <w:r w:rsidR="007F481A">
        <w:t>centred</w:t>
      </w:r>
      <w:r>
        <w:t xml:space="preserve"> at 0 degrees</w:t>
      </w:r>
      <w:r w:rsidR="007F481A">
        <w:t xml:space="preserve">. </w:t>
      </w:r>
      <w:r>
        <w:t>A comparison of trials with valid, invalid and neutral cues revealed that participants rationally adapted their decision</w:t>
      </w:r>
      <w:r w:rsidR="004E2B56">
        <w:t>s</w:t>
      </w:r>
      <w:r>
        <w:t xml:space="preserve"> and confidence</w:t>
      </w:r>
      <w:r w:rsidR="004E2B56">
        <w:t xml:space="preserve"> estimates</w:t>
      </w:r>
      <w:r>
        <w:t xml:space="preserve"> </w:t>
      </w:r>
      <w:r w:rsidR="00095901">
        <w:t xml:space="preserve">to </w:t>
      </w:r>
      <w:r>
        <w:t xml:space="preserve">their current attention state. </w:t>
      </w:r>
      <w:r w:rsidR="006745FE">
        <w:t>Note that this effect of attention on perceptual decisions is specific to unequal variance settings; i</w:t>
      </w:r>
      <w:r w:rsidR="003F3193">
        <w:t>n an equal variance setting, accuracy is highest when the decision criterion is set to midway between the two stimulus distributions, regardless of</w:t>
      </w:r>
      <w:r w:rsidR="006745FE">
        <w:t xml:space="preserve"> sensory precision</w:t>
      </w:r>
      <w:r w:rsidR="003F3193">
        <w:t>.</w:t>
      </w:r>
      <w:r w:rsidR="006745FE">
        <w:t xml:space="preserve"> In contrast, an unequal variance setting </w:t>
      </w:r>
      <w:r w:rsidR="008F6EC2">
        <w:t xml:space="preserve">introduces a link between optimal </w:t>
      </w:r>
      <w:r w:rsidR="006745FE">
        <w:t xml:space="preserve">placement of the decision criterion </w:t>
      </w:r>
      <w:r w:rsidR="008F6EC2">
        <w:t>and</w:t>
      </w:r>
      <w:r w:rsidR="006745FE">
        <w:t xml:space="preserve"> sensory precision. As we show in Mazor et al. (2020), </w:t>
      </w:r>
      <w:r w:rsidR="008F6EC2">
        <w:t xml:space="preserve">a model where subjects dynamically adjust their decision criterion based on previous samples displays different associations between criterion adjustment and confidence, depending on the variance structure of the task. Together, a possible interpretation of our findings is that </w:t>
      </w:r>
      <w:r w:rsidR="00673DAE">
        <w:t xml:space="preserve">an </w:t>
      </w:r>
      <w:r w:rsidR="00157275">
        <w:t xml:space="preserve">quadratic modulation of confidence </w:t>
      </w:r>
      <w:r w:rsidR="00673DAE">
        <w:t>n regions such as BA46, rTPJ and rSTS is effectively mediated by decisions about policy changes, such as adjustments of a decision criterion based on observed samples.</w:t>
      </w:r>
    </w:p>
    <w:p w14:paraId="6E2A4611" w14:textId="5D86FFDA" w:rsidR="00A27F45" w:rsidRDefault="00212899" w:rsidP="00157275">
      <w:pPr>
        <w:pStyle w:val="Heading2"/>
        <w:spacing w:line="480" w:lineRule="auto"/>
      </w:pPr>
      <w:r>
        <w:t>Conclusions</w:t>
      </w:r>
    </w:p>
    <w:p w14:paraId="66CEE672" w14:textId="21AC3C50" w:rsidR="00A27F45" w:rsidRDefault="002B3780">
      <w:pPr>
        <w:spacing w:line="480" w:lineRule="auto"/>
        <w:ind w:firstLine="720"/>
      </w:pPr>
      <w:r>
        <w:t xml:space="preserve">In conclusion, in a pre-registered experiment we find that a quadratic effect of decision confidence </w:t>
      </w:r>
      <w:r w:rsidR="007505D0">
        <w:t xml:space="preserve">on brain activity </w:t>
      </w:r>
      <w:r>
        <w:t>is not specific to decisions about presence and absence, but may be sensitive to the variance structure of the task. We discuss t</w:t>
      </w:r>
      <w:r w:rsidR="00673DAE">
        <w:t>hree</w:t>
      </w:r>
      <w:r>
        <w:t xml:space="preserve"> candidate accounts of this effect, one postulating a role for subjective confidence in the accuracy of confidence ratings </w:t>
      </w:r>
      <w:r>
        <w:lastRenderedPageBreak/>
        <w:t xml:space="preserve">themselves, one identifying this quadratic effect </w:t>
      </w:r>
      <w:r w:rsidR="00955001">
        <w:t xml:space="preserve">with the </w:t>
      </w:r>
      <w:r>
        <w:t xml:space="preserve">neural correlates of </w:t>
      </w:r>
      <w:r w:rsidR="00C810A5">
        <w:t xml:space="preserve">fluctuations in </w:t>
      </w:r>
      <w:r>
        <w:t>attention</w:t>
      </w:r>
      <w:r w:rsidR="00673DAE">
        <w:t xml:space="preserve">, and one </w:t>
      </w:r>
      <w:r w:rsidR="00A26D23">
        <w:t>linking brain activations to the</w:t>
      </w:r>
      <w:r w:rsidR="00A26D23">
        <w:t xml:space="preserve"> </w:t>
      </w:r>
      <w:r w:rsidR="00673DAE">
        <w:t xml:space="preserve">online adjustment </w:t>
      </w:r>
      <w:r w:rsidR="00A26D23">
        <w:t>of</w:t>
      </w:r>
      <w:r w:rsidR="00A26D23">
        <w:t xml:space="preserve"> </w:t>
      </w:r>
      <w:r w:rsidR="00673DAE">
        <w:t>a decision criterion</w:t>
      </w:r>
      <w:r>
        <w:t xml:space="preserve">. </w:t>
      </w:r>
    </w:p>
    <w:p w14:paraId="2A6B8F63" w14:textId="77777777" w:rsidR="00A27F45" w:rsidRDefault="00A27F45">
      <w:pPr>
        <w:spacing w:line="480" w:lineRule="auto"/>
        <w:ind w:firstLine="720"/>
      </w:pPr>
    </w:p>
    <w:p w14:paraId="7B6898FC" w14:textId="77777777" w:rsidR="00A27F45" w:rsidRDefault="00A27F45">
      <w:pPr>
        <w:spacing w:line="480" w:lineRule="auto"/>
      </w:pPr>
    </w:p>
    <w:p w14:paraId="76C1FB72" w14:textId="77777777" w:rsidR="00A27F45" w:rsidRDefault="002B3780">
      <w:pPr>
        <w:spacing w:line="480" w:lineRule="auto"/>
      </w:pPr>
      <w:r>
        <w:tab/>
      </w:r>
    </w:p>
    <w:p w14:paraId="0AD84705" w14:textId="77777777" w:rsidR="00A27F45" w:rsidRDefault="00A27F45">
      <w:pPr>
        <w:spacing w:line="480" w:lineRule="auto"/>
      </w:pPr>
    </w:p>
    <w:p w14:paraId="26292F02" w14:textId="77777777" w:rsidR="00A27F45" w:rsidRDefault="00A27F45"/>
    <w:p w14:paraId="14FD2F4E" w14:textId="77777777" w:rsidR="00A27F45" w:rsidRDefault="00A27F45">
      <w:pPr>
        <w:spacing w:line="480" w:lineRule="auto"/>
      </w:pPr>
    </w:p>
    <w:p w14:paraId="500C7311" w14:textId="77777777" w:rsidR="00A27F45" w:rsidRDefault="002B3780">
      <w:pPr>
        <w:spacing w:line="480" w:lineRule="auto"/>
      </w:pPr>
      <w:r>
        <w:tab/>
      </w:r>
    </w:p>
    <w:p w14:paraId="08A721B4" w14:textId="77777777" w:rsidR="00A27F45" w:rsidRDefault="00A27F45">
      <w:pPr>
        <w:spacing w:line="480" w:lineRule="auto"/>
      </w:pPr>
    </w:p>
    <w:p w14:paraId="0EC4B7A8" w14:textId="77777777" w:rsidR="00A27F45" w:rsidRDefault="002B3780">
      <w:r>
        <w:tab/>
      </w:r>
    </w:p>
    <w:p w14:paraId="63C071E8" w14:textId="77777777" w:rsidR="00A75AD3" w:rsidRDefault="00A75AD3">
      <w:pPr>
        <w:rPr>
          <w:sz w:val="40"/>
          <w:szCs w:val="40"/>
        </w:rPr>
      </w:pPr>
      <w:bookmarkStart w:id="54" w:name="_ht7ho760sqcr" w:colFirst="0" w:colLast="0"/>
      <w:bookmarkEnd w:id="54"/>
      <w:r>
        <w:br w:type="page"/>
      </w:r>
    </w:p>
    <w:p w14:paraId="2BC66387" w14:textId="1BE2B82E" w:rsidR="00A27F45" w:rsidRDefault="002B3780">
      <w:pPr>
        <w:pStyle w:val="Heading1"/>
        <w:spacing w:line="480" w:lineRule="auto"/>
      </w:pPr>
      <w:r>
        <w:lastRenderedPageBreak/>
        <w:t>Methods</w:t>
      </w:r>
    </w:p>
    <w:p w14:paraId="74E4EE0F" w14:textId="3A22B28E" w:rsidR="00A27F45" w:rsidRDefault="002B3780">
      <w:pPr>
        <w:spacing w:line="480" w:lineRule="auto"/>
        <w:ind w:firstLine="720"/>
      </w:pPr>
      <w:r>
        <w:t xml:space="preserve">We report how we determined our sample size, all data exclusions (if any), all manipulations, and all measures in the study. All design and analysis details were pre-registered before data acquisition and time-locked using pre-RNG randomization: we used the SHA256 hash function to translate </w:t>
      </w:r>
      <w:r w:rsidR="007275EE">
        <w:t xml:space="preserve">our </w:t>
      </w:r>
      <w:hyperlink r:id="rId34" w:history="1">
        <w:r w:rsidR="007275EE" w:rsidRPr="007275EE">
          <w:rPr>
            <w:rStyle w:val="Hyperlink"/>
          </w:rPr>
          <w:t>pre-registered protocol folder</w:t>
        </w:r>
      </w:hyperlink>
      <w:r w:rsidR="007275EE">
        <w:t xml:space="preserve"> </w:t>
      </w:r>
      <w:r>
        <w:t>to a series of bits (7c2c27da12b6768b1789907ba5d2ec46b45d302199d5368795879fcff844d043). These bits were then used to initialize Matlab's pseudorandom number generator for determining the order and timing of experimental events</w:t>
      </w:r>
      <w:r w:rsidR="007275EE">
        <w:t xml:space="preserve"> (</w:t>
      </w:r>
      <w:hyperlink r:id="rId35" w:anchor=":~:text=%25%25%20randomize-,if%20~params.practice,end,-params.waitframes%20%3D%201" w:history="1">
        <w:r w:rsidR="007275EE" w:rsidRPr="007275EE">
          <w:rPr>
            <w:rStyle w:val="Hyperlink"/>
          </w:rPr>
          <w:t>relevant lines in the experimental code</w:t>
        </w:r>
      </w:hyperlink>
      <w:r w:rsidR="007275EE">
        <w:t>)</w:t>
      </w:r>
      <w:r>
        <w:t xml:space="preserve">. Doing so ensures that pre-registration could not have taken place after data collection </w:t>
      </w:r>
      <w:hyperlink r:id="rId36">
        <w:r>
          <w:t>(Mazor et al., 2019)</w:t>
        </w:r>
      </w:hyperlink>
      <w:r>
        <w:t>.</w:t>
      </w:r>
    </w:p>
    <w:p w14:paraId="0D8DA240" w14:textId="77777777" w:rsidR="00A27F45" w:rsidRDefault="002B3780">
      <w:pPr>
        <w:pStyle w:val="Heading2"/>
        <w:spacing w:line="480" w:lineRule="auto"/>
      </w:pPr>
      <w:bookmarkStart w:id="55" w:name="_a939loy4w22q" w:colFirst="0" w:colLast="0"/>
      <w:bookmarkEnd w:id="55"/>
      <w:r>
        <w:t>Participants</w:t>
      </w:r>
    </w:p>
    <w:p w14:paraId="0D961AD7" w14:textId="77777777" w:rsidR="00A27F45" w:rsidRDefault="002B3780">
      <w:pPr>
        <w:spacing w:line="480" w:lineRule="auto"/>
        <w:ind w:firstLine="720"/>
      </w:pPr>
      <w:r>
        <w:t>46 participants took part in the study (ages 20-39, mean = 24.2 ± 4.5; 29 females). 35 participants met our pre-specified inclusion criteria (ages 20–38, mean = 25.2 ± 4.5; 24 females). We pre-specified a sample-size of 35, balancing statistical power and resource considerations. We calculated that with 35 participants, we will have statistical power of 65-85% to replicate our previous findings, assuming no inflation of effect sizes in the original report, and no effect of a reduction in the number of trials per task for group-level sensitivity.</w:t>
      </w:r>
    </w:p>
    <w:p w14:paraId="52905650" w14:textId="77777777" w:rsidR="00A27F45" w:rsidRDefault="002B3780">
      <w:pPr>
        <w:pStyle w:val="Heading2"/>
        <w:spacing w:line="480" w:lineRule="auto"/>
      </w:pPr>
      <w:bookmarkStart w:id="56" w:name="_y6r0v8w6uh7g" w:colFirst="0" w:colLast="0"/>
      <w:bookmarkEnd w:id="56"/>
      <w:r>
        <w:t>Design and Procedure</w:t>
      </w:r>
    </w:p>
    <w:p w14:paraId="064C1B59" w14:textId="571ACD20" w:rsidR="00A27F45" w:rsidRDefault="002B3780">
      <w:pPr>
        <w:spacing w:line="480" w:lineRule="auto"/>
        <w:ind w:firstLine="720"/>
      </w:pPr>
      <w:r>
        <w:t xml:space="preserve">After a temporally jittered rest period of 500–4000 milliseconds, each trial started with a fixation cross (500 milliseconds), followed by a presentation of a target for 500 milliseconds. In all three conditions, stimuli were dynamic noisy patterns of grayscale values, out of which a grating sometimes emerged and quickly disappeared (see Fig. </w:t>
      </w:r>
      <w:r>
        <w:rPr>
          <w:highlight w:val="yellow"/>
        </w:rPr>
        <w:t>1</w:t>
      </w:r>
      <w:r>
        <w:t xml:space="preserve">, upper panel). We chose this mode of stimulus presentation in light of indications that it produces stronger metacognitive </w:t>
      </w:r>
      <w:r>
        <w:lastRenderedPageBreak/>
        <w:t>asymmetries between the perception</w:t>
      </w:r>
      <w:r w:rsidR="00300170">
        <w:t>s</w:t>
      </w:r>
      <w:r>
        <w:t xml:space="preserve"> of presence and absence relative to standard static presentation modes </w:t>
      </w:r>
      <w:hyperlink r:id="rId37">
        <w:r>
          <w:t>(Maniscalco, Brain &amp; Lau, Hakwan, 2011)</w:t>
        </w:r>
      </w:hyperlink>
      <w:r>
        <w:t xml:space="preserve">. </w:t>
      </w:r>
      <w:r w:rsidR="00ED6747">
        <w:t>S</w:t>
      </w:r>
      <w:r>
        <w:t>timuli consisted of 10 grayscale frames presented at 20 frames per second within a circle of diameter 3°. Stimuli were generated in the following way:</w:t>
      </w:r>
    </w:p>
    <w:p w14:paraId="30C1E878" w14:textId="77777777" w:rsidR="00A27F45" w:rsidRDefault="002B3780">
      <w:pPr>
        <w:spacing w:line="480" w:lineRule="auto"/>
        <w:ind w:left="720"/>
      </w:pPr>
      <w:r>
        <w:t>1. Generate 10 grayscale frames (</w:t>
      </w:r>
      <w:hyperlink r:id="rId38" w:anchor="0">
        <w:r>
          <w:rPr>
            <w:noProof/>
          </w:rPr>
          <w:drawing>
            <wp:inline distT="19050" distB="19050" distL="19050" distR="19050" wp14:anchorId="3E86658D" wp14:editId="44F299C7">
              <wp:extent cx="558800" cy="1270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558800" cy="127000"/>
                      </a:xfrm>
                      <a:prstGeom prst="rect">
                        <a:avLst/>
                      </a:prstGeom>
                      <a:ln/>
                    </pic:spPr>
                  </pic:pic>
                </a:graphicData>
              </a:graphic>
            </wp:inline>
          </w:drawing>
        </w:r>
      </w:hyperlink>
      <w:r>
        <w:t xml:space="preserve">), each an array of 142 by 142 random luminance values. </w:t>
      </w:r>
    </w:p>
    <w:p w14:paraId="1A0013D8" w14:textId="77777777" w:rsidR="00A27F45" w:rsidRDefault="002B3780">
      <w:pPr>
        <w:spacing w:line="480" w:lineRule="auto"/>
        <w:ind w:left="720"/>
      </w:pPr>
      <w:r>
        <w:t>2. Create a 142 by 142 sinusudial grating (</w:t>
      </w:r>
      <w:hyperlink r:id="rId40" w:anchor="0">
        <w:r>
          <w:rPr>
            <w:noProof/>
          </w:rPr>
          <w:drawing>
            <wp:inline distT="19050" distB="19050" distL="19050" distR="19050" wp14:anchorId="2A02530B" wp14:editId="3638881E">
              <wp:extent cx="101600" cy="11430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1"/>
                      <a:srcRect/>
                      <a:stretch>
                        <a:fillRect/>
                      </a:stretch>
                    </pic:blipFill>
                    <pic:spPr>
                      <a:xfrm>
                        <a:off x="0" y="0"/>
                        <a:ext cx="101600" cy="114300"/>
                      </a:xfrm>
                      <a:prstGeom prst="rect">
                        <a:avLst/>
                      </a:prstGeom>
                      <a:ln/>
                    </pic:spPr>
                  </pic:pic>
                </a:graphicData>
              </a:graphic>
            </wp:inline>
          </w:drawing>
        </w:r>
      </w:hyperlink>
      <w:r>
        <w:t>; 24 pixels per period, random phase). The orientation of the grating is determined according to the trial type.</w:t>
      </w:r>
    </w:p>
    <w:p w14:paraId="10060D8E" w14:textId="4CEBABCE" w:rsidR="00A27F45" w:rsidRDefault="002B3780">
      <w:pPr>
        <w:spacing w:line="480" w:lineRule="auto"/>
        <w:ind w:left="720"/>
      </w:pPr>
      <w:r>
        <w:t xml:space="preserve">3. </w:t>
      </w:r>
      <w:r w:rsidR="003D0374">
        <w:t xml:space="preserve">Determine </w:t>
      </w:r>
      <w:r>
        <w:t xml:space="preserve">grating visibility for frame </w:t>
      </w:r>
      <w:hyperlink r:id="rId42" w:anchor="0">
        <w:r>
          <w:rPr>
            <w:noProof/>
          </w:rPr>
          <w:drawing>
            <wp:inline distT="19050" distB="19050" distL="19050" distR="19050" wp14:anchorId="31CAA670" wp14:editId="465FF1BA">
              <wp:extent cx="38100" cy="1016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38100" cy="101600"/>
                      </a:xfrm>
                      <a:prstGeom prst="rect">
                        <a:avLst/>
                      </a:prstGeom>
                      <a:ln/>
                    </pic:spPr>
                  </pic:pic>
                </a:graphicData>
              </a:graphic>
            </wp:inline>
          </w:drawing>
        </w:r>
      </w:hyperlink>
      <w:r>
        <w:t xml:space="preserve"> </w:t>
      </w:r>
      <w:r w:rsidR="004F6650">
        <w:t xml:space="preserve">as </w:t>
      </w:r>
      <w:hyperlink r:id="rId44" w:anchor="0">
        <w:r>
          <w:rPr>
            <w:noProof/>
          </w:rPr>
          <w:drawing>
            <wp:inline distT="19050" distB="19050" distL="19050" distR="19050" wp14:anchorId="69C93AA5" wp14:editId="67DBB01E">
              <wp:extent cx="1625600" cy="152400"/>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5"/>
                      <a:srcRect/>
                      <a:stretch>
                        <a:fillRect/>
                      </a:stretch>
                    </pic:blipFill>
                    <pic:spPr>
                      <a:xfrm>
                        <a:off x="0" y="0"/>
                        <a:ext cx="1625600" cy="152400"/>
                      </a:xfrm>
                      <a:prstGeom prst="rect">
                        <a:avLst/>
                      </a:prstGeom>
                      <a:ln/>
                    </pic:spPr>
                  </pic:pic>
                </a:graphicData>
              </a:graphic>
            </wp:inline>
          </w:drawing>
        </w:r>
      </w:hyperlink>
      <w:r>
        <w:t xml:space="preserve"> with </w:t>
      </w:r>
      <w:hyperlink r:id="rId46" w:anchor="0">
        <w:r>
          <w:rPr>
            <w:noProof/>
          </w:rPr>
          <w:drawing>
            <wp:inline distT="19050" distB="19050" distL="19050" distR="19050" wp14:anchorId="7200697A" wp14:editId="14DB73D2">
              <wp:extent cx="63500" cy="63500"/>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7"/>
                      <a:srcRect/>
                      <a:stretch>
                        <a:fillRect/>
                      </a:stretch>
                    </pic:blipFill>
                    <pic:spPr>
                      <a:xfrm>
                        <a:off x="0" y="0"/>
                        <a:ext cx="63500" cy="63500"/>
                      </a:xfrm>
                      <a:prstGeom prst="rect">
                        <a:avLst/>
                      </a:prstGeom>
                      <a:ln/>
                    </pic:spPr>
                  </pic:pic>
                </a:graphicData>
              </a:graphic>
            </wp:inline>
          </w:drawing>
        </w:r>
      </w:hyperlink>
      <w:r>
        <w:t xml:space="preserve"> being the visibility level in this trial (0 for target-absent trials). </w:t>
      </w:r>
    </w:p>
    <w:p w14:paraId="5342AA05" w14:textId="2F9E8F75" w:rsidR="00A27F45" w:rsidRDefault="002B3780">
      <w:pPr>
        <w:spacing w:line="480" w:lineRule="auto"/>
        <w:ind w:left="720"/>
      </w:pPr>
      <w:r>
        <w:t xml:space="preserve">4. </w:t>
      </w:r>
      <w:r w:rsidR="00524E74">
        <w:t>F</w:t>
      </w:r>
      <w:r>
        <w:t xml:space="preserve">or each pixel in the frame </w:t>
      </w:r>
      <w:hyperlink r:id="rId48" w:anchor="0">
        <w:r>
          <w:rPr>
            <w:noProof/>
          </w:rPr>
          <w:drawing>
            <wp:inline distT="19050" distB="19050" distL="19050" distR="19050" wp14:anchorId="41F6F490" wp14:editId="3A1117C6">
              <wp:extent cx="419100" cy="1397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9"/>
                      <a:srcRect/>
                      <a:stretch>
                        <a:fillRect/>
                      </a:stretch>
                    </pic:blipFill>
                    <pic:spPr>
                      <a:xfrm>
                        <a:off x="0" y="0"/>
                        <a:ext cx="419100" cy="139700"/>
                      </a:xfrm>
                      <a:prstGeom prst="rect">
                        <a:avLst/>
                      </a:prstGeom>
                      <a:ln/>
                    </pic:spPr>
                  </pic:pic>
                </a:graphicData>
              </a:graphic>
            </wp:inline>
          </w:drawing>
        </w:r>
      </w:hyperlink>
      <w:r>
        <w:t>, replace the luminance value for this pixel with the luminance value of this pixel in the grating (</w:t>
      </w:r>
      <w:hyperlink r:id="rId50" w:anchor="0">
        <w:r>
          <w:rPr>
            <w:noProof/>
          </w:rPr>
          <w:drawing>
            <wp:inline distT="19050" distB="19050" distL="19050" distR="19050" wp14:anchorId="3CC9CA24" wp14:editId="245C9E4C">
              <wp:extent cx="304800" cy="1524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1"/>
                      <a:srcRect/>
                      <a:stretch>
                        <a:fillRect/>
                      </a:stretch>
                    </pic:blipFill>
                    <pic:spPr>
                      <a:xfrm>
                        <a:off x="0" y="0"/>
                        <a:ext cx="304800" cy="152400"/>
                      </a:xfrm>
                      <a:prstGeom prst="rect">
                        <a:avLst/>
                      </a:prstGeom>
                      <a:ln/>
                    </pic:spPr>
                  </pic:pic>
                </a:graphicData>
              </a:graphic>
            </wp:inline>
          </w:drawing>
        </w:r>
      </w:hyperlink>
      <w:r>
        <w:t xml:space="preserve">) with a probability of </w:t>
      </w:r>
      <w:hyperlink r:id="rId52" w:anchor="0">
        <w:r>
          <w:rPr>
            <w:noProof/>
          </w:rPr>
          <w:drawing>
            <wp:inline distT="19050" distB="19050" distL="19050" distR="19050" wp14:anchorId="10318D93" wp14:editId="5810EA36">
              <wp:extent cx="114300" cy="889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3"/>
                      <a:srcRect/>
                      <a:stretch>
                        <a:fillRect/>
                      </a:stretch>
                    </pic:blipFill>
                    <pic:spPr>
                      <a:xfrm>
                        <a:off x="0" y="0"/>
                        <a:ext cx="114300" cy="88900"/>
                      </a:xfrm>
                      <a:prstGeom prst="rect">
                        <a:avLst/>
                      </a:prstGeom>
                      <a:ln/>
                    </pic:spPr>
                  </pic:pic>
                </a:graphicData>
              </a:graphic>
            </wp:inline>
          </w:drawing>
        </w:r>
      </w:hyperlink>
      <w:r>
        <w:t>.</w:t>
      </w:r>
    </w:p>
    <w:p w14:paraId="70F24904" w14:textId="77777777" w:rsidR="00CA41F2" w:rsidRDefault="00CA41F2">
      <w:pPr>
        <w:spacing w:line="480" w:lineRule="auto"/>
        <w:ind w:left="720"/>
      </w:pPr>
    </w:p>
    <w:p w14:paraId="3F816CD0" w14:textId="77777777" w:rsidR="00A27F45" w:rsidRDefault="002B3780">
      <w:pPr>
        <w:spacing w:line="480" w:lineRule="auto"/>
      </w:pPr>
      <w:r>
        <w:t>Participants performed the following three tasks:</w:t>
      </w:r>
    </w:p>
    <w:p w14:paraId="63385016" w14:textId="77777777" w:rsidR="00A27F45" w:rsidRDefault="002B3780">
      <w:pPr>
        <w:numPr>
          <w:ilvl w:val="0"/>
          <w:numId w:val="4"/>
        </w:numPr>
        <w:spacing w:line="480" w:lineRule="auto"/>
      </w:pPr>
      <w:r>
        <w:rPr>
          <w:b/>
        </w:rPr>
        <w:t>Discrimination</w:t>
      </w:r>
      <w:r>
        <w:t>. Decide whether the grating was tilted clockwise (50% of trials; 45° relative to a vertical baseline) or anticlockwise (-45° relative to a vertical baseline).</w:t>
      </w:r>
    </w:p>
    <w:p w14:paraId="026544BF" w14:textId="5FD087E2" w:rsidR="00A27F45" w:rsidRDefault="002B3780">
      <w:pPr>
        <w:numPr>
          <w:ilvl w:val="0"/>
          <w:numId w:val="4"/>
        </w:numPr>
        <w:spacing w:line="480" w:lineRule="auto"/>
      </w:pPr>
      <w:r>
        <w:rPr>
          <w:b/>
        </w:rPr>
        <w:t>Tilt Recognition</w:t>
      </w:r>
      <w:r>
        <w:t>. Decide whether the grating was vertical (50% of trials; 0°) or tilted (sampled from a normal distribution with mean 0°</w:t>
      </w:r>
      <w:r w:rsidR="00CA41F2">
        <w:t xml:space="preserve"> and standard deviation </w:t>
      </w:r>
      <w:hyperlink r:id="rId54" w:anchor="0">
        <w:r w:rsidR="00CA41F2">
          <w:rPr>
            <w:noProof/>
          </w:rPr>
          <w:drawing>
            <wp:inline distT="19050" distB="19050" distL="19050" distR="19050" wp14:anchorId="5DF9E555" wp14:editId="56DFCDDC">
              <wp:extent cx="635000" cy="76200"/>
              <wp:effectExtent l="0" t="0" r="0" b="0"/>
              <wp:docPr id="38" name="image28.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8" name="image28.png" descr="Shape&#10;&#10;Description automatically generated with medium confidence"/>
                      <pic:cNvPicPr preferRelativeResize="0"/>
                    </pic:nvPicPr>
                    <pic:blipFill>
                      <a:blip r:embed="rId55"/>
                      <a:srcRect/>
                      <a:stretch>
                        <a:fillRect/>
                      </a:stretch>
                    </pic:blipFill>
                    <pic:spPr>
                      <a:xfrm>
                        <a:off x="0" y="0"/>
                        <a:ext cx="635000" cy="76200"/>
                      </a:xfrm>
                      <a:prstGeom prst="rect">
                        <a:avLst/>
                      </a:prstGeom>
                      <a:ln/>
                    </pic:spPr>
                  </pic:pic>
                </a:graphicData>
              </a:graphic>
            </wp:inline>
          </w:drawing>
        </w:r>
      </w:hyperlink>
      <w:r>
        <w:t xml:space="preserve">). Stimuli were presented with a fixed </w:t>
      </w:r>
      <w:hyperlink r:id="rId56" w:anchor="0">
        <w:r>
          <w:rPr>
            <w:noProof/>
          </w:rPr>
          <w:drawing>
            <wp:inline distT="19050" distB="19050" distL="19050" distR="19050" wp14:anchorId="32085CD7" wp14:editId="05DE69CB">
              <wp:extent cx="63500" cy="635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7"/>
                      <a:srcRect/>
                      <a:stretch>
                        <a:fillRect/>
                      </a:stretch>
                    </pic:blipFill>
                    <pic:spPr>
                      <a:xfrm>
                        <a:off x="0" y="0"/>
                        <a:ext cx="63500" cy="63500"/>
                      </a:xfrm>
                      <a:prstGeom prst="rect">
                        <a:avLst/>
                      </a:prstGeom>
                      <a:ln/>
                    </pic:spPr>
                  </pic:pic>
                </a:graphicData>
              </a:graphic>
            </wp:inline>
          </w:drawing>
        </w:r>
      </w:hyperlink>
      <w:r>
        <w:t xml:space="preserve"> value of 0.2 at which stimuli are clearly visible.</w:t>
      </w:r>
    </w:p>
    <w:p w14:paraId="020B0452" w14:textId="28DBB5A4" w:rsidR="00A27F45" w:rsidRDefault="002B3780">
      <w:pPr>
        <w:numPr>
          <w:ilvl w:val="0"/>
          <w:numId w:val="4"/>
        </w:numPr>
        <w:spacing w:line="480" w:lineRule="auto"/>
      </w:pPr>
      <w:r>
        <w:rPr>
          <w:b/>
        </w:rPr>
        <w:t>Detection</w:t>
      </w:r>
      <w:r>
        <w:t xml:space="preserve">. Decide whether the grating was present (50% of trials) or absent. Gratings in the 'present' trials were sampled from a normal distribution with mean </w:t>
      </w:r>
      <w:r w:rsidR="00CA41F2">
        <w:t xml:space="preserve">0° </w:t>
      </w:r>
      <w:r>
        <w:t xml:space="preserve">and standard deviation </w:t>
      </w:r>
      <w:hyperlink r:id="rId57" w:anchor="0">
        <w:r>
          <w:rPr>
            <w:noProof/>
          </w:rPr>
          <w:drawing>
            <wp:inline distT="19050" distB="19050" distL="19050" distR="19050" wp14:anchorId="408D4160" wp14:editId="0611D54C">
              <wp:extent cx="635000" cy="76200"/>
              <wp:effectExtent l="0" t="0" r="0" b="0"/>
              <wp:docPr id="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5"/>
                      <a:srcRect/>
                      <a:stretch>
                        <a:fillRect/>
                      </a:stretch>
                    </pic:blipFill>
                    <pic:spPr>
                      <a:xfrm>
                        <a:off x="0" y="0"/>
                        <a:ext cx="635000" cy="76200"/>
                      </a:xfrm>
                      <a:prstGeom prst="rect">
                        <a:avLst/>
                      </a:prstGeom>
                      <a:ln/>
                    </pic:spPr>
                  </pic:pic>
                </a:graphicData>
              </a:graphic>
            </wp:inline>
          </w:drawing>
        </w:r>
      </w:hyperlink>
      <w:r>
        <w:t xml:space="preserve"> (yoked to the tilt recognition task).</w:t>
      </w:r>
    </w:p>
    <w:p w14:paraId="7BB1625A" w14:textId="77777777" w:rsidR="00A27F45" w:rsidRDefault="002B3780">
      <w:pPr>
        <w:spacing w:line="480" w:lineRule="auto"/>
      </w:pPr>
      <w:r>
        <w:br/>
      </w:r>
    </w:p>
    <w:p w14:paraId="5F17201C" w14:textId="33715B76" w:rsidR="00A27F45" w:rsidRDefault="002B3780">
      <w:pPr>
        <w:spacing w:line="480" w:lineRule="auto"/>
      </w:pPr>
      <w:r>
        <w:lastRenderedPageBreak/>
        <w:t>For all three tasks, responses were made with the right-hand index and middle fingers, and response mapping</w:t>
      </w:r>
      <w:r w:rsidR="00D42D7D">
        <w:t>s</w:t>
      </w:r>
      <w:r>
        <w:t xml:space="preserve"> between fingers and stimulus classes </w:t>
      </w:r>
      <w:r w:rsidR="00D42D7D">
        <w:t xml:space="preserve">were </w:t>
      </w:r>
      <w:r>
        <w:t xml:space="preserve">counterbalanced between blocks. </w:t>
      </w:r>
    </w:p>
    <w:p w14:paraId="1537A977" w14:textId="77777777" w:rsidR="00A27F45" w:rsidRDefault="002B3780">
      <w:pPr>
        <w:spacing w:line="480" w:lineRule="auto"/>
        <w:ind w:firstLine="720"/>
      </w:pPr>
      <w:r>
        <w:t xml:space="preserve">Immediately after making a decision, participants rated their confidence on a 6-point scale by using two keys to increase and decrease their reported confidence level with their left-hand thumb, using the same procedure and incentive structure as in </w:t>
      </w:r>
      <w:hyperlink r:id="rId58">
        <w:r>
          <w:t>Mazor et al.</w:t>
        </w:r>
      </w:hyperlink>
      <w:hyperlink r:id="rId59">
        <w:r>
          <w:t xml:space="preserve"> (</w:t>
        </w:r>
      </w:hyperlink>
      <w:hyperlink r:id="rId60">
        <w:r>
          <w:t>2020</w:t>
        </w:r>
      </w:hyperlink>
      <w:r>
        <w:t xml:space="preserve">). The perceptual decision and the confidence rating phases were restricted to 1000 and 2500 milliseconds, respectively. No feedback was delivered to subjects about their performance. </w:t>
      </w:r>
    </w:p>
    <w:p w14:paraId="136D0529" w14:textId="0044D768" w:rsidR="00A27F45" w:rsidRDefault="002B3780">
      <w:pPr>
        <w:spacing w:line="480" w:lineRule="auto"/>
        <w:ind w:firstLine="720"/>
      </w:pPr>
      <w:r>
        <w:t>Participants were acquainted with the task in a preceding behavio</w:t>
      </w:r>
      <w:r w:rsidR="00CA41F2">
        <w:t>u</w:t>
      </w:r>
      <w:r>
        <w:t xml:space="preserve">ral session. During this session, task difficulty was adjusted independently for detection, discrimination, and tilt recognition, targeting around 70% accuracy on all three tasks. In detection and discrimination, we achieved this by adaptively controlling the visibility </w:t>
      </w:r>
      <w:hyperlink r:id="rId61" w:anchor="0">
        <w:r>
          <w:rPr>
            <w:noProof/>
          </w:rPr>
          <w:drawing>
            <wp:inline distT="19050" distB="19050" distL="19050" distR="19050" wp14:anchorId="75307AC8" wp14:editId="5FE33102">
              <wp:extent cx="63500" cy="635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7"/>
                      <a:srcRect/>
                      <a:stretch>
                        <a:fillRect/>
                      </a:stretch>
                    </pic:blipFill>
                    <pic:spPr>
                      <a:xfrm>
                        <a:off x="0" y="0"/>
                        <a:ext cx="63500" cy="63500"/>
                      </a:xfrm>
                      <a:prstGeom prst="rect">
                        <a:avLst/>
                      </a:prstGeom>
                      <a:ln/>
                    </pic:spPr>
                  </pic:pic>
                </a:graphicData>
              </a:graphic>
            </wp:inline>
          </w:drawing>
        </w:r>
      </w:hyperlink>
      <w:r>
        <w:t xml:space="preserve"> value once in every 10 trials: increasing it when accuracy fell below 60%, and decreasing it when accuracy exceeded 80%. In tilt recognition, </w:t>
      </w:r>
      <w:hyperlink r:id="rId62" w:anchor="0">
        <w:r>
          <w:rPr>
            <w:noProof/>
          </w:rPr>
          <w:drawing>
            <wp:inline distT="19050" distB="19050" distL="19050" distR="19050" wp14:anchorId="29DBF85D" wp14:editId="76D3CB11">
              <wp:extent cx="63500" cy="635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a:stretch>
                        <a:fillRect/>
                      </a:stretch>
                    </pic:blipFill>
                    <pic:spPr>
                      <a:xfrm>
                        <a:off x="0" y="0"/>
                        <a:ext cx="63500" cy="63500"/>
                      </a:xfrm>
                      <a:prstGeom prst="rect">
                        <a:avLst/>
                      </a:prstGeom>
                      <a:ln/>
                    </pic:spPr>
                  </pic:pic>
                </a:graphicData>
              </a:graphic>
            </wp:inline>
          </w:drawing>
        </w:r>
      </w:hyperlink>
      <w:r>
        <w:t xml:space="preserve"> was set to 0.20 such that stimuli were highly visible, and calibration was performed on the standard deviation of orientations </w:t>
      </w:r>
      <w:hyperlink r:id="rId63" w:anchor="0">
        <w:r w:rsidR="00CA41F2">
          <w:rPr>
            <w:noProof/>
          </w:rPr>
          <w:drawing>
            <wp:inline distT="19050" distB="19050" distL="19050" distR="19050" wp14:anchorId="1C0C7DE7" wp14:editId="2646B959">
              <wp:extent cx="635000" cy="76200"/>
              <wp:effectExtent l="0" t="0" r="0" b="0"/>
              <wp:docPr id="39" name="image28.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9" name="image28.png" descr="Shape&#10;&#10;Description automatically generated with medium confidence"/>
                      <pic:cNvPicPr preferRelativeResize="0"/>
                    </pic:nvPicPr>
                    <pic:blipFill>
                      <a:blip r:embed="rId55"/>
                      <a:srcRect/>
                      <a:stretch>
                        <a:fillRect/>
                      </a:stretch>
                    </pic:blipFill>
                    <pic:spPr>
                      <a:xfrm>
                        <a:off x="0" y="0"/>
                        <a:ext cx="635000" cy="76200"/>
                      </a:xfrm>
                      <a:prstGeom prst="rect">
                        <a:avLst/>
                      </a:prstGeom>
                      <a:ln/>
                    </pic:spPr>
                  </pic:pic>
                </a:graphicData>
              </a:graphic>
            </wp:inline>
          </w:drawing>
        </w:r>
      </w:hyperlink>
      <w:r w:rsidR="00CA41F2">
        <w:rPr>
          <w:noProof/>
        </w:rPr>
        <w:t xml:space="preserve"> </w:t>
      </w:r>
      <w:r>
        <w:t>in a similar manner. Performance on all three tasks was further calibrated to the scanner environment at the beginning of the scanning session, during the acquisition of anatomical (MP-RAGE and fieldmap) images. After completing the calibration phase, participants underwent five to six ten-minute functional scanner runs, each comprising one block of 26 trials from each experimental condition, presented in a random order.</w:t>
      </w:r>
    </w:p>
    <w:p w14:paraId="586BC1F2" w14:textId="77777777" w:rsidR="00A27F45" w:rsidRDefault="002B3780">
      <w:pPr>
        <w:spacing w:line="480" w:lineRule="auto"/>
        <w:ind w:firstLine="720"/>
      </w:pPr>
      <w:r>
        <w:t xml:space="preserve">To avoid stimulus-driven fluctuations in confidence, </w:t>
      </w:r>
      <w:hyperlink r:id="rId64" w:anchor="0">
        <w:r>
          <w:rPr>
            <w:noProof/>
          </w:rPr>
          <w:drawing>
            <wp:inline distT="19050" distB="19050" distL="19050" distR="19050" wp14:anchorId="36224FBA" wp14:editId="5D59527C">
              <wp:extent cx="63500" cy="635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7"/>
                      <a:srcRect/>
                      <a:stretch>
                        <a:fillRect/>
                      </a:stretch>
                    </pic:blipFill>
                    <pic:spPr>
                      <a:xfrm>
                        <a:off x="0" y="0"/>
                        <a:ext cx="63500" cy="63500"/>
                      </a:xfrm>
                      <a:prstGeom prst="rect">
                        <a:avLst/>
                      </a:prstGeom>
                      <a:ln/>
                    </pic:spPr>
                  </pic:pic>
                </a:graphicData>
              </a:graphic>
            </wp:inline>
          </w:drawing>
        </w:r>
      </w:hyperlink>
      <w:r>
        <w:t xml:space="preserve"> and </w:t>
      </w:r>
      <w:hyperlink r:id="rId65" w:anchor="0">
        <w:r>
          <w:rPr>
            <w:noProof/>
          </w:rPr>
          <w:drawing>
            <wp:inline distT="19050" distB="19050" distL="19050" distR="19050" wp14:anchorId="46BE3690" wp14:editId="0A401226">
              <wp:extent cx="635000" cy="7620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5"/>
                      <a:srcRect/>
                      <a:stretch>
                        <a:fillRect/>
                      </a:stretch>
                    </pic:blipFill>
                    <pic:spPr>
                      <a:xfrm>
                        <a:off x="0" y="0"/>
                        <a:ext cx="635000" cy="76200"/>
                      </a:xfrm>
                      <a:prstGeom prst="rect">
                        <a:avLst/>
                      </a:prstGeom>
                      <a:ln/>
                    </pic:spPr>
                  </pic:pic>
                </a:graphicData>
              </a:graphic>
            </wp:inline>
          </w:drawing>
        </w:r>
      </w:hyperlink>
      <w:r>
        <w:t xml:space="preserve"> were kept fixed within each experimental block. Nevertheless, following experimental blocks with markedly bad (</w:t>
      </w:r>
      <w:hyperlink r:id="rId66" w:anchor="0">
        <w:r>
          <w:rPr>
            <w:noProof/>
          </w:rPr>
          <w:drawing>
            <wp:inline distT="19050" distB="19050" distL="19050" distR="19050" wp14:anchorId="5704FB7E" wp14:editId="7530F9BF">
              <wp:extent cx="533400" cy="1397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7"/>
                      <a:srcRect/>
                      <a:stretch>
                        <a:fillRect/>
                      </a:stretch>
                    </pic:blipFill>
                    <pic:spPr>
                      <a:xfrm>
                        <a:off x="0" y="0"/>
                        <a:ext cx="533400" cy="139700"/>
                      </a:xfrm>
                      <a:prstGeom prst="rect">
                        <a:avLst/>
                      </a:prstGeom>
                      <a:ln/>
                    </pic:spPr>
                  </pic:pic>
                </a:graphicData>
              </a:graphic>
            </wp:inline>
          </w:drawing>
        </w:r>
      </w:hyperlink>
      <w:r>
        <w:t>) or good (</w:t>
      </w:r>
      <w:hyperlink r:id="rId68" w:anchor="0">
        <w:r>
          <w:rPr>
            <w:noProof/>
          </w:rPr>
          <w:drawing>
            <wp:inline distT="19050" distB="19050" distL="19050" distR="19050" wp14:anchorId="72EA0095" wp14:editId="1625390F">
              <wp:extent cx="419100" cy="139700"/>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9"/>
                      <a:srcRect/>
                      <a:stretch>
                        <a:fillRect/>
                      </a:stretch>
                    </pic:blipFill>
                    <pic:spPr>
                      <a:xfrm>
                        <a:off x="0" y="0"/>
                        <a:ext cx="419100" cy="139700"/>
                      </a:xfrm>
                      <a:prstGeom prst="rect">
                        <a:avLst/>
                      </a:prstGeom>
                      <a:ln/>
                    </pic:spPr>
                  </pic:pic>
                </a:graphicData>
              </a:graphic>
            </wp:inline>
          </w:drawing>
        </w:r>
      </w:hyperlink>
      <w:r>
        <w:t xml:space="preserve">) accuracy, </w:t>
      </w:r>
      <w:hyperlink r:id="rId70" w:anchor="0">
        <w:r>
          <w:rPr>
            <w:noProof/>
          </w:rPr>
          <w:drawing>
            <wp:inline distT="19050" distB="19050" distL="19050" distR="19050" wp14:anchorId="2D0AC1B4" wp14:editId="10B5D449">
              <wp:extent cx="63500" cy="635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7"/>
                      <a:srcRect/>
                      <a:stretch>
                        <a:fillRect/>
                      </a:stretch>
                    </pic:blipFill>
                    <pic:spPr>
                      <a:xfrm>
                        <a:off x="0" y="0"/>
                        <a:ext cx="63500" cy="63500"/>
                      </a:xfrm>
                      <a:prstGeom prst="rect">
                        <a:avLst/>
                      </a:prstGeom>
                      <a:ln/>
                    </pic:spPr>
                  </pic:pic>
                </a:graphicData>
              </a:graphic>
            </wp:inline>
          </w:drawing>
        </w:r>
      </w:hyperlink>
      <w:r>
        <w:t xml:space="preserve"> or </w:t>
      </w:r>
      <w:hyperlink r:id="rId71" w:anchor="0">
        <w:r>
          <w:rPr>
            <w:noProof/>
          </w:rPr>
          <w:drawing>
            <wp:inline distT="19050" distB="19050" distL="19050" distR="19050" wp14:anchorId="2A9DA958" wp14:editId="7D7670FA">
              <wp:extent cx="635000" cy="76200"/>
              <wp:effectExtent l="0" t="0" r="0" b="0"/>
              <wp:docPr id="3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5"/>
                      <a:srcRect/>
                      <a:stretch>
                        <a:fillRect/>
                      </a:stretch>
                    </pic:blipFill>
                    <pic:spPr>
                      <a:xfrm>
                        <a:off x="0" y="0"/>
                        <a:ext cx="635000" cy="76200"/>
                      </a:xfrm>
                      <a:prstGeom prst="rect">
                        <a:avLst/>
                      </a:prstGeom>
                      <a:ln/>
                    </pic:spPr>
                  </pic:pic>
                </a:graphicData>
              </a:graphic>
            </wp:inline>
          </w:drawing>
        </w:r>
      </w:hyperlink>
      <w:r>
        <w:t xml:space="preserve"> were adjusted for the next block of the same task (divided or multiplied by a factor of 0.95 for bad and good performance, respectively). </w:t>
      </w:r>
    </w:p>
    <w:p w14:paraId="38FC48C4" w14:textId="77777777" w:rsidR="00A27F45" w:rsidRDefault="002B3780">
      <w:pPr>
        <w:pStyle w:val="Heading2"/>
        <w:spacing w:line="480" w:lineRule="auto"/>
      </w:pPr>
      <w:bookmarkStart w:id="57" w:name="_8z0wr7qkwp1y" w:colFirst="0" w:colLast="0"/>
      <w:bookmarkEnd w:id="57"/>
      <w:r>
        <w:lastRenderedPageBreak/>
        <w:t>Scanning parameters</w:t>
      </w:r>
    </w:p>
    <w:p w14:paraId="4180579A" w14:textId="77777777" w:rsidR="00A27F45" w:rsidRDefault="002B3780">
      <w:pPr>
        <w:spacing w:line="480" w:lineRule="auto"/>
        <w:ind w:firstLine="720"/>
      </w:pPr>
      <w:r>
        <w:t xml:space="preserve">Scanning took place at the Wellcome Centre for Human Neuroimaging, London, using a 3 Tesla Siemens Prisma MRI scanner with a 64-channel head coil. We used the same sequences as in </w:t>
      </w:r>
      <w:hyperlink r:id="rId72">
        <w:r>
          <w:t>Mazor et al.</w:t>
        </w:r>
      </w:hyperlink>
      <w:hyperlink r:id="rId73">
        <w:r>
          <w:t xml:space="preserve"> (</w:t>
        </w:r>
      </w:hyperlink>
      <w:hyperlink r:id="rId74">
        <w:r>
          <w:t>2020)</w:t>
        </w:r>
      </w:hyperlink>
      <w:r>
        <w:rPr>
          <w:b/>
        </w:rPr>
        <w:t>.</w:t>
      </w:r>
    </w:p>
    <w:p w14:paraId="73AD84F6" w14:textId="77777777" w:rsidR="00A27F45" w:rsidRDefault="002B3780">
      <w:pPr>
        <w:pStyle w:val="Heading2"/>
        <w:spacing w:line="480" w:lineRule="auto"/>
      </w:pPr>
      <w:bookmarkStart w:id="58" w:name="_keep1mob0bvq" w:colFirst="0" w:colLast="0"/>
      <w:bookmarkEnd w:id="58"/>
      <w:r>
        <w:t>Analysis</w:t>
      </w:r>
    </w:p>
    <w:p w14:paraId="62D2BF49" w14:textId="77777777" w:rsidR="00A27F45" w:rsidRDefault="002B3780">
      <w:pPr>
        <w:spacing w:line="480" w:lineRule="auto"/>
      </w:pPr>
      <w:r>
        <w:t>The pre-registered objectives of this study were to:</w:t>
      </w:r>
    </w:p>
    <w:p w14:paraId="4A013F57" w14:textId="4FEAD06A" w:rsidR="00A27F45" w:rsidRDefault="002B3780">
      <w:pPr>
        <w:numPr>
          <w:ilvl w:val="0"/>
          <w:numId w:val="3"/>
        </w:numPr>
        <w:spacing w:line="480" w:lineRule="auto"/>
      </w:pPr>
      <w:r>
        <w:t xml:space="preserve">Replicate our finding of an interaction between task (discrimination/detection) and </w:t>
      </w:r>
      <w:r w:rsidR="001B6F80">
        <w:t xml:space="preserve">a </w:t>
      </w:r>
      <w:r>
        <w:t>quadratic effect of confidence</w:t>
      </w:r>
      <w:r w:rsidR="001B6F80">
        <w:t xml:space="preserve"> on BOLD signal</w:t>
      </w:r>
      <w:r>
        <w:t xml:space="preserve"> in medial and lateral frontopolar cortex, as well as in the STS and pre-SMA.</w:t>
      </w:r>
    </w:p>
    <w:p w14:paraId="2CE7D50F" w14:textId="0563AD3E" w:rsidR="00A27F45" w:rsidRDefault="002B3780">
      <w:pPr>
        <w:numPr>
          <w:ilvl w:val="0"/>
          <w:numId w:val="3"/>
        </w:numPr>
        <w:spacing w:line="480" w:lineRule="auto"/>
      </w:pPr>
      <w:r>
        <w:t xml:space="preserve">Replicate our finding of an interaction between detection response (‘present’/’absent’) and the linear effect of confidence </w:t>
      </w:r>
      <w:r w:rsidR="001B6F80">
        <w:t xml:space="preserve">on </w:t>
      </w:r>
      <w:r w:rsidR="006C5BF3">
        <w:t>activation</w:t>
      </w:r>
      <w:r w:rsidR="001B6F80">
        <w:t xml:space="preserve"> </w:t>
      </w:r>
      <w:r>
        <w:t>in the right TPJ.</w:t>
      </w:r>
    </w:p>
    <w:p w14:paraId="54E55BDE" w14:textId="238585D6" w:rsidR="00A27F45" w:rsidRDefault="002B3780">
      <w:pPr>
        <w:numPr>
          <w:ilvl w:val="0"/>
          <w:numId w:val="3"/>
        </w:numPr>
        <w:spacing w:line="480" w:lineRule="auto"/>
      </w:pPr>
      <w:r>
        <w:t>Compare quadratic effect</w:t>
      </w:r>
      <w:r w:rsidR="00B42FBE">
        <w:t>s</w:t>
      </w:r>
      <w:r>
        <w:t xml:space="preserve"> of confidence </w:t>
      </w:r>
      <w:r w:rsidR="000C67C6">
        <w:t>on activation</w:t>
      </w:r>
      <w:r w:rsidR="0029383D">
        <w:t>s</w:t>
      </w:r>
      <w:r w:rsidR="000C67C6">
        <w:t xml:space="preserve"> in the frontopolar cortex, the STS and the pre-SMA </w:t>
      </w:r>
      <w:r>
        <w:t xml:space="preserve">in </w:t>
      </w:r>
      <w:r w:rsidR="00DA4CE8">
        <w:t xml:space="preserve">a </w:t>
      </w:r>
      <w:r>
        <w:t xml:space="preserve">tilt-recognition task with </w:t>
      </w:r>
      <w:r w:rsidR="0029383D">
        <w:t>those</w:t>
      </w:r>
      <w:r>
        <w:t xml:space="preserve"> </w:t>
      </w:r>
      <w:r w:rsidR="0092552C">
        <w:t xml:space="preserve">in </w:t>
      </w:r>
      <w:r>
        <w:t>detection and discrimination tasks.</w:t>
      </w:r>
    </w:p>
    <w:p w14:paraId="7E022F0F" w14:textId="7DAA67A6" w:rsidR="00A27F45" w:rsidRDefault="002B3780">
      <w:pPr>
        <w:numPr>
          <w:ilvl w:val="0"/>
          <w:numId w:val="3"/>
        </w:numPr>
        <w:spacing w:line="480" w:lineRule="auto"/>
      </w:pPr>
      <w:r>
        <w:t xml:space="preserve">Compare response-specific linear effects of confidence </w:t>
      </w:r>
      <w:r w:rsidR="00BE04B1">
        <w:t>on activation in the right TPJ</w:t>
      </w:r>
      <w:r w:rsidR="00183708">
        <w:t xml:space="preserve"> </w:t>
      </w:r>
      <w:r>
        <w:t xml:space="preserve">in </w:t>
      </w:r>
      <w:r w:rsidR="0029383D">
        <w:t xml:space="preserve">a </w:t>
      </w:r>
      <w:r>
        <w:t xml:space="preserve">tilt-recognition task with </w:t>
      </w:r>
      <w:r w:rsidR="0029383D">
        <w:t>those</w:t>
      </w:r>
      <w:r w:rsidR="00BE04B1">
        <w:t xml:space="preserve"> </w:t>
      </w:r>
      <w:r>
        <w:t>in detection and discrimination tasks</w:t>
      </w:r>
      <w:r w:rsidR="002B651A">
        <w:t>.</w:t>
      </w:r>
      <w:r>
        <w:t xml:space="preserve"> </w:t>
      </w:r>
    </w:p>
    <w:p w14:paraId="34D4435E" w14:textId="77777777" w:rsidR="00A27F45" w:rsidRDefault="002B3780">
      <w:pPr>
        <w:pStyle w:val="Heading3"/>
        <w:spacing w:line="480" w:lineRule="auto"/>
      </w:pPr>
      <w:bookmarkStart w:id="59" w:name="_62loei7m40ox" w:colFirst="0" w:colLast="0"/>
      <w:bookmarkEnd w:id="59"/>
      <w:r>
        <w:t>Exclusion Criteria</w:t>
      </w:r>
    </w:p>
    <w:p w14:paraId="4E293CCC" w14:textId="77777777" w:rsidR="00A27F45" w:rsidRDefault="002B3780">
      <w:pPr>
        <w:spacing w:line="480" w:lineRule="auto"/>
      </w:pPr>
      <w:r>
        <w:t xml:space="preserve">Individual experimental blocks were excluded in the following cases: </w:t>
      </w:r>
    </w:p>
    <w:p w14:paraId="1F0E3B2C" w14:textId="77777777" w:rsidR="00A27F45" w:rsidRDefault="002B3780">
      <w:pPr>
        <w:numPr>
          <w:ilvl w:val="0"/>
          <w:numId w:val="5"/>
        </w:numPr>
        <w:spacing w:line="480" w:lineRule="auto"/>
      </w:pPr>
      <w:r>
        <w:t xml:space="preserve"> More than 20% of the trials in the block were missed.</w:t>
      </w:r>
    </w:p>
    <w:p w14:paraId="0000D164" w14:textId="77777777" w:rsidR="00A27F45" w:rsidRDefault="002B3780">
      <w:pPr>
        <w:numPr>
          <w:ilvl w:val="0"/>
          <w:numId w:val="5"/>
        </w:numPr>
        <w:spacing w:line="480" w:lineRule="auto"/>
      </w:pPr>
      <w:r>
        <w:t xml:space="preserve"> Mean accuracy was lower than 60%.</w:t>
      </w:r>
    </w:p>
    <w:p w14:paraId="3A6DAAF7" w14:textId="77777777" w:rsidR="00A27F45" w:rsidRDefault="002B3780">
      <w:pPr>
        <w:numPr>
          <w:ilvl w:val="0"/>
          <w:numId w:val="5"/>
        </w:numPr>
        <w:spacing w:line="480" w:lineRule="auto"/>
      </w:pPr>
      <w:r>
        <w:t>The participant used the same response in more than 80% of the trials.</w:t>
      </w:r>
    </w:p>
    <w:p w14:paraId="1C44A412" w14:textId="77777777" w:rsidR="00A27F45" w:rsidRDefault="002B3780">
      <w:pPr>
        <w:numPr>
          <w:ilvl w:val="0"/>
          <w:numId w:val="5"/>
        </w:numPr>
        <w:spacing w:line="480" w:lineRule="auto"/>
      </w:pPr>
      <w:r>
        <w:lastRenderedPageBreak/>
        <w:t>For a particular response, the same confidence level was reported for more than 90% of the trials.</w:t>
      </w:r>
    </w:p>
    <w:p w14:paraId="1056FBBE" w14:textId="77777777" w:rsidR="00A27F45" w:rsidRDefault="002B3780">
      <w:pPr>
        <w:spacing w:line="480" w:lineRule="auto"/>
      </w:pPr>
      <w:r>
        <w:br/>
      </w:r>
      <w:r>
        <w:tab/>
        <w:t xml:space="preserve">The first trial of each block was excluded from all analyses, leaving 25 usable trials per block. Subjects were included only if after applying block-wise exclusion specified above, their data had at least three blocks for each task. </w:t>
      </w:r>
    </w:p>
    <w:p w14:paraId="74045A26" w14:textId="77777777" w:rsidR="00A27F45" w:rsidRDefault="002B3780">
      <w:pPr>
        <w:pStyle w:val="Heading3"/>
        <w:spacing w:line="480" w:lineRule="auto"/>
      </w:pPr>
      <w:bookmarkStart w:id="60" w:name="_jsh0cejskpjb" w:colFirst="0" w:colLast="0"/>
      <w:bookmarkEnd w:id="60"/>
      <w:r>
        <w:t>fMRI data preprocessing</w:t>
      </w:r>
    </w:p>
    <w:p w14:paraId="6603517F" w14:textId="77777777" w:rsidR="00A27F45" w:rsidRDefault="002B3780">
      <w:pPr>
        <w:spacing w:line="480" w:lineRule="auto"/>
        <w:ind w:firstLine="720"/>
      </w:pPr>
      <w:r>
        <w:t xml:space="preserve">As in Mazor et al. (2020), fMRI data preprocessing followed the procedure described in </w:t>
      </w:r>
      <w:hyperlink r:id="rId75">
        <w:r>
          <w:t>Morales et al.</w:t>
        </w:r>
      </w:hyperlink>
      <w:hyperlink r:id="rId76">
        <w:r>
          <w:t xml:space="preserve"> (</w:t>
        </w:r>
      </w:hyperlink>
      <w:hyperlink r:id="rId77">
        <w:r>
          <w:t>2018)</w:t>
        </w:r>
      </w:hyperlink>
      <w:r>
        <w:t xml:space="preserve">. Preprocessing and construction of first- and second-level models used standardized pipelines and scripts available at </w:t>
      </w:r>
      <w:hyperlink r:id="rId78">
        <w:r>
          <w:rPr>
            <w:color w:val="1155CC"/>
            <w:u w:val="single"/>
          </w:rPr>
          <w:t>https://github.com/metacoglab/MetaLabCore</w:t>
        </w:r>
      </w:hyperlink>
      <w:r>
        <w:t>.</w:t>
      </w:r>
    </w:p>
    <w:p w14:paraId="285A7258" w14:textId="77777777" w:rsidR="00A27F45" w:rsidRDefault="002B3780">
      <w:pPr>
        <w:pStyle w:val="Heading3"/>
        <w:spacing w:line="480" w:lineRule="auto"/>
      </w:pPr>
      <w:bookmarkStart w:id="61" w:name="_w9d0cpwutam" w:colFirst="0" w:colLast="0"/>
      <w:bookmarkEnd w:id="61"/>
      <w:r>
        <w:t>Regions of interest</w:t>
      </w:r>
    </w:p>
    <w:p w14:paraId="30E16174" w14:textId="402ED230" w:rsidR="00A27F45" w:rsidRDefault="002B3780">
      <w:pPr>
        <w:spacing w:line="480" w:lineRule="auto"/>
        <w:ind w:firstLine="720"/>
      </w:pPr>
      <w:r>
        <w:t>In addition to an exploratory whole-brain analysis (corrected for multiple comparisons at the cluster level), our analysis focused on the following a priori regions of interest</w:t>
      </w:r>
      <w:r w:rsidR="00242135">
        <w:t>:</w:t>
      </w:r>
    </w:p>
    <w:p w14:paraId="51645D8E" w14:textId="7969D362" w:rsidR="00A27F45" w:rsidRDefault="002B3780">
      <w:pPr>
        <w:numPr>
          <w:ilvl w:val="0"/>
          <w:numId w:val="6"/>
        </w:numPr>
        <w:spacing w:line="480" w:lineRule="auto"/>
      </w:pPr>
      <w:r>
        <w:rPr>
          <w:i/>
        </w:rPr>
        <w:t>Medial frontopolar cortex (FPm)</w:t>
      </w:r>
      <w:r w:rsidR="00B51CCD">
        <w:t xml:space="preserve"> </w:t>
      </w:r>
      <w:r w:rsidR="003D13A7">
        <w:t>obtained</w:t>
      </w:r>
      <w:r w:rsidR="00B51CCD">
        <w:t xml:space="preserve"> </w:t>
      </w:r>
      <w:r w:rsidR="003D13A7">
        <w:t>from</w:t>
      </w:r>
      <w:r w:rsidR="00B51CCD">
        <w:t xml:space="preserve"> a </w:t>
      </w:r>
      <w:r w:rsidR="003D13A7">
        <w:t xml:space="preserve">previous </w:t>
      </w:r>
      <w:r>
        <w:t xml:space="preserve">connectivity-based parcellation </w:t>
      </w:r>
      <w:hyperlink r:id="rId79">
        <w:r>
          <w:t>(Neubert et al., 2014)</w:t>
        </w:r>
      </w:hyperlink>
      <w:r>
        <w:t xml:space="preserve">. </w:t>
      </w:r>
    </w:p>
    <w:p w14:paraId="1265F631" w14:textId="71EDADD3" w:rsidR="00A27F45" w:rsidRDefault="002B3780">
      <w:pPr>
        <w:numPr>
          <w:ilvl w:val="0"/>
          <w:numId w:val="6"/>
        </w:numPr>
        <w:spacing w:line="480" w:lineRule="auto"/>
      </w:pPr>
      <w:r>
        <w:rPr>
          <w:i/>
        </w:rPr>
        <w:t>Lateral frontopolar cortex (FPl)</w:t>
      </w:r>
      <w:r w:rsidR="00242135">
        <w:t xml:space="preserve"> </w:t>
      </w:r>
      <w:r w:rsidR="001C63B8">
        <w:t>obtained</w:t>
      </w:r>
      <w:r w:rsidR="00A37D70">
        <w:t xml:space="preserve"> from </w:t>
      </w:r>
      <w:hyperlink r:id="rId80">
        <w:r>
          <w:t>(Neubert et al., 2014)</w:t>
        </w:r>
      </w:hyperlink>
      <w:r w:rsidR="00A37D70">
        <w:t>.</w:t>
      </w:r>
    </w:p>
    <w:p w14:paraId="6CA274F7" w14:textId="5F6A128C" w:rsidR="00A27F45" w:rsidRDefault="002B3780">
      <w:pPr>
        <w:numPr>
          <w:ilvl w:val="0"/>
          <w:numId w:val="6"/>
        </w:numPr>
        <w:spacing w:line="480" w:lineRule="auto"/>
      </w:pPr>
      <w:r>
        <w:rPr>
          <w:i/>
        </w:rPr>
        <w:t>Brodman area 46 (BA46)</w:t>
      </w:r>
      <w:r>
        <w:t xml:space="preserve"> </w:t>
      </w:r>
      <w:r w:rsidR="006E41DF">
        <w:t xml:space="preserve">obtained </w:t>
      </w:r>
      <w:r w:rsidR="003D13A7">
        <w:t xml:space="preserve">from </w:t>
      </w:r>
      <w:hyperlink r:id="rId81">
        <w:r>
          <w:t>(Neubert et al., 2014)</w:t>
        </w:r>
      </w:hyperlink>
      <w:r w:rsidR="006E41DF">
        <w:t>.</w:t>
      </w:r>
    </w:p>
    <w:p w14:paraId="2F6E064B" w14:textId="06F0DEBE" w:rsidR="00A27F45" w:rsidRDefault="002B3780">
      <w:pPr>
        <w:numPr>
          <w:ilvl w:val="0"/>
          <w:numId w:val="6"/>
        </w:numPr>
        <w:spacing w:line="480" w:lineRule="auto"/>
      </w:pPr>
      <w:r>
        <w:rPr>
          <w:i/>
        </w:rPr>
        <w:t>Ventromedial prefrontal cortex (vmPFC)</w:t>
      </w:r>
      <w:r w:rsidR="00D13148">
        <w:t xml:space="preserve"> </w:t>
      </w:r>
      <w:r>
        <w:t xml:space="preserve">defined as a 8-mm sphere around MNI coordinates [0,46,-7], obtained from a meta-analysis of subjective-value related activations </w:t>
      </w:r>
      <w:hyperlink r:id="rId82">
        <w:r>
          <w:t>(Bartra et al., 2013)</w:t>
        </w:r>
      </w:hyperlink>
      <w:r>
        <w:t xml:space="preserve"> and aligned to the cortical midline.</w:t>
      </w:r>
    </w:p>
    <w:p w14:paraId="2AF427B7" w14:textId="0DEF5730" w:rsidR="00A27F45" w:rsidRDefault="002B3780">
      <w:pPr>
        <w:numPr>
          <w:ilvl w:val="0"/>
          <w:numId w:val="6"/>
        </w:numPr>
        <w:spacing w:line="480" w:lineRule="auto"/>
      </w:pPr>
      <w:r>
        <w:rPr>
          <w:i/>
        </w:rPr>
        <w:t>Right temporoparietal junction (rTPJ)</w:t>
      </w:r>
      <w:r w:rsidR="00D13148">
        <w:t xml:space="preserve"> defined </w:t>
      </w:r>
      <w:r>
        <w:t xml:space="preserve">using the contrast </w:t>
      </w:r>
      <w:hyperlink r:id="rId83" w:anchor="0">
        <w:r>
          <w:rPr>
            <w:noProof/>
          </w:rPr>
          <w:drawing>
            <wp:inline distT="19050" distB="19050" distL="19050" distR="19050" wp14:anchorId="43D9291F" wp14:editId="7D0B5F4D">
              <wp:extent cx="2032000" cy="139700"/>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4"/>
                      <a:srcRect/>
                      <a:stretch>
                        <a:fillRect/>
                      </a:stretch>
                    </pic:blipFill>
                    <pic:spPr>
                      <a:xfrm>
                        <a:off x="0" y="0"/>
                        <a:ext cx="2032000" cy="139700"/>
                      </a:xfrm>
                      <a:prstGeom prst="rect">
                        <a:avLst/>
                      </a:prstGeom>
                      <a:ln/>
                    </pic:spPr>
                  </pic:pic>
                </a:graphicData>
              </a:graphic>
            </wp:inline>
          </w:drawing>
        </w:r>
      </w:hyperlink>
      <w:r>
        <w:t xml:space="preserve"> from Mazor et al. (peak voxel [54,-46, 26], see mask attached to the protocol folder at 'ROIs/rTPJ.nii').</w:t>
      </w:r>
    </w:p>
    <w:p w14:paraId="73A4615B" w14:textId="3D7232D2" w:rsidR="00A27F45" w:rsidRDefault="002B3780">
      <w:pPr>
        <w:numPr>
          <w:ilvl w:val="0"/>
          <w:numId w:val="6"/>
        </w:numPr>
        <w:spacing w:line="480" w:lineRule="auto"/>
      </w:pPr>
      <w:r>
        <w:rPr>
          <w:i/>
        </w:rPr>
        <w:lastRenderedPageBreak/>
        <w:t>Right superior temporal sulcus (rSTS)</w:t>
      </w:r>
      <w:r w:rsidR="00C37000">
        <w:t xml:space="preserve"> d</w:t>
      </w:r>
      <w:r>
        <w:t xml:space="preserve">efined using the rSTS cluster from the contrast </w:t>
      </w:r>
      <w:hyperlink r:id="rId85" w:anchor="0">
        <w:r>
          <w:rPr>
            <w:noProof/>
          </w:rPr>
          <w:drawing>
            <wp:inline distT="19050" distB="19050" distL="19050" distR="19050" wp14:anchorId="38541365" wp14:editId="0C78DE70">
              <wp:extent cx="2921000" cy="165100"/>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6"/>
                      <a:srcRect/>
                      <a:stretch>
                        <a:fillRect/>
                      </a:stretch>
                    </pic:blipFill>
                    <pic:spPr>
                      <a:xfrm>
                        <a:off x="0" y="0"/>
                        <a:ext cx="2921000" cy="165100"/>
                      </a:xfrm>
                      <a:prstGeom prst="rect">
                        <a:avLst/>
                      </a:prstGeom>
                      <a:ln/>
                    </pic:spPr>
                  </pic:pic>
                </a:graphicData>
              </a:graphic>
            </wp:inline>
          </w:drawing>
        </w:r>
      </w:hyperlink>
      <w:r>
        <w:t xml:space="preserve"> from Mazor et al. (peak voxel [60,-43,2], see mask attached to the protocol folder at 'ROIs/rSTS.nii').</w:t>
      </w:r>
    </w:p>
    <w:p w14:paraId="0437E403" w14:textId="5BEB6177" w:rsidR="00A27F45" w:rsidRDefault="002B3780">
      <w:pPr>
        <w:numPr>
          <w:ilvl w:val="0"/>
          <w:numId w:val="6"/>
        </w:numPr>
        <w:spacing w:line="480" w:lineRule="auto"/>
      </w:pPr>
      <w:r>
        <w:rPr>
          <w:i/>
        </w:rPr>
        <w:t>Pre-supplementary motor area (preSMA)</w:t>
      </w:r>
      <w:r w:rsidR="00E2406F">
        <w:t xml:space="preserve"> d</w:t>
      </w:r>
      <w:r>
        <w:t xml:space="preserve">efined using the preSMA cluster from the contrast </w:t>
      </w:r>
      <w:hyperlink r:id="rId87" w:anchor="0">
        <w:r>
          <w:rPr>
            <w:noProof/>
          </w:rPr>
          <w:drawing>
            <wp:inline distT="19050" distB="19050" distL="19050" distR="19050" wp14:anchorId="13FA32E0" wp14:editId="007E7A18">
              <wp:extent cx="2921000" cy="165100"/>
              <wp:effectExtent l="0" t="0" r="0" b="0"/>
              <wp:docPr id="1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6"/>
                      <a:srcRect/>
                      <a:stretch>
                        <a:fillRect/>
                      </a:stretch>
                    </pic:blipFill>
                    <pic:spPr>
                      <a:xfrm>
                        <a:off x="0" y="0"/>
                        <a:ext cx="2921000" cy="165100"/>
                      </a:xfrm>
                      <a:prstGeom prst="rect">
                        <a:avLst/>
                      </a:prstGeom>
                      <a:ln/>
                    </pic:spPr>
                  </pic:pic>
                </a:graphicData>
              </a:graphic>
            </wp:inline>
          </w:drawing>
        </w:r>
      </w:hyperlink>
      <w:r>
        <w:t xml:space="preserve"> from  Mazor et al. (peak voxel [0,35,47], see mask attached to the protocol folder at 'ROIs/preSMA.nii').</w:t>
      </w:r>
    </w:p>
    <w:p w14:paraId="6F32F59E" w14:textId="77777777" w:rsidR="00A27F45" w:rsidRDefault="002B3780">
      <w:pPr>
        <w:pStyle w:val="Heading3"/>
        <w:spacing w:line="480" w:lineRule="auto"/>
      </w:pPr>
      <w:bookmarkStart w:id="62" w:name="_rs5u9ondkppz" w:colFirst="0" w:colLast="0"/>
      <w:bookmarkEnd w:id="62"/>
      <w:r>
        <w:t>Univariate fMRI analysis</w:t>
      </w:r>
    </w:p>
    <w:p w14:paraId="1105A6E3" w14:textId="1463CDB8" w:rsidR="00A27F45" w:rsidRDefault="002B3780">
      <w:pPr>
        <w:spacing w:line="480" w:lineRule="auto"/>
      </w:pPr>
      <w:r>
        <w:t>Univariate analysis followed a similar procedure to that described in Mazor et al. (2020). After preprocessing, runs were temporally concatenated and a design matrix fitted to the entire timecourse. Here we chose not to exclude entire runs, but specific blocks of trials. This was achieved by model</w:t>
      </w:r>
      <w:r w:rsidR="002B651A">
        <w:t>l</w:t>
      </w:r>
      <w:r>
        <w:t>ing excluded blocks with a separate nuisance regressor. We estimated two sets of design matrices:</w:t>
      </w:r>
    </w:p>
    <w:p w14:paraId="20E008F1" w14:textId="77777777" w:rsidR="00A27F45" w:rsidRDefault="002B3780">
      <w:pPr>
        <w:pStyle w:val="Heading4"/>
        <w:spacing w:line="480" w:lineRule="auto"/>
      </w:pPr>
      <w:bookmarkStart w:id="63" w:name="_7pnlthvpafzp" w:colFirst="0" w:colLast="0"/>
      <w:bookmarkEnd w:id="63"/>
      <w:r>
        <w:t>Quadratic-Confidence Design Matrix (QC-DM)</w:t>
      </w:r>
    </w:p>
    <w:p w14:paraId="4DC3BB0D" w14:textId="2924A3AA" w:rsidR="00A27F45" w:rsidRDefault="002B3780">
      <w:pPr>
        <w:spacing w:line="480" w:lineRule="auto"/>
        <w:ind w:firstLine="720"/>
      </w:pPr>
      <w:r>
        <w:t xml:space="preserve">The quadratic-confidence design matrix for the univariate GLM analysis consisted of 18 regressors of interest. First, a regressor for each of the six responses: ‘yes’, ‘no’, ‘tilted’, ‘vertical’, ‘clockwise’ and ‘anticlockwise’, </w:t>
      </w:r>
      <w:r w:rsidR="002B651A">
        <w:t>modelled</w:t>
      </w:r>
      <w:r>
        <w:t xml:space="preserve"> by a boxcar regressor with nonzero entries at the 4000 millisecond interval starting at the onset of the stimulus and ending immediately after the confidence rating phase, convolved with </w:t>
      </w:r>
      <w:r w:rsidR="004A6198">
        <w:t xml:space="preserve">a </w:t>
      </w:r>
      <w:r>
        <w:t xml:space="preserve">canonical hemodynamic response function (HRF). Each of these primary regressors was accompanied by two parametric modulators, representing the linear and quadratic effects of confidence. </w:t>
      </w:r>
    </w:p>
    <w:p w14:paraId="68EBAFB9" w14:textId="14529283" w:rsidR="00A27F45" w:rsidRDefault="002B3780">
      <w:pPr>
        <w:spacing w:line="480" w:lineRule="auto"/>
        <w:ind w:firstLine="720"/>
      </w:pPr>
      <w:r>
        <w:t xml:space="preserve">Trials in which the participant did not respond within the 1000 millisecond time frame, the first trial of a block, </w:t>
      </w:r>
      <w:r w:rsidR="009F568C">
        <w:t xml:space="preserve">or </w:t>
      </w:r>
      <w:r>
        <w:t xml:space="preserve">trials in excluded blocks were </w:t>
      </w:r>
      <w:r w:rsidR="002B651A">
        <w:t>modelled</w:t>
      </w:r>
      <w:r>
        <w:t xml:space="preserve"> by separate regressors. The design matrix also included a run-wise constant term regressor, an instruction-screen regressor </w:t>
      </w:r>
      <w:r>
        <w:lastRenderedPageBreak/>
        <w:t xml:space="preserve">for the beginning of each block, motion regressors (the 6 motion parameters </w:t>
      </w:r>
      <w:r w:rsidR="00E76B94">
        <w:t xml:space="preserve">as extracted by SPM in the head motion correction preprocessing phase together with </w:t>
      </w:r>
      <w:r>
        <w:t xml:space="preserve">their first derivatives) and regressors for </w:t>
      </w:r>
      <w:commentRangeStart w:id="64"/>
      <w:r>
        <w:t>physiological measures</w:t>
      </w:r>
      <w:commentRangeEnd w:id="64"/>
      <w:r w:rsidR="00EB269F">
        <w:rPr>
          <w:rStyle w:val="CommentReference"/>
        </w:rPr>
        <w:commentReference w:id="64"/>
      </w:r>
      <w:r w:rsidR="002B651A">
        <w:t xml:space="preserve"> (pulse and breathing)</w:t>
      </w:r>
      <w:r>
        <w:t>. Button presses were model</w:t>
      </w:r>
      <w:r w:rsidR="0012397C">
        <w:t>l</w:t>
      </w:r>
      <w:r>
        <w:t xml:space="preserve">ed as stick functions, convolved with the canonical HRF, and separated into three regressors: two regressors for </w:t>
      </w:r>
      <w:r w:rsidR="00E76B94">
        <w:t xml:space="preserve">each of the two </w:t>
      </w:r>
      <w:r>
        <w:t xml:space="preserve">right-hand buttons, and one regressor for both up and down left-hand presses. </w:t>
      </w:r>
    </w:p>
    <w:p w14:paraId="34C1296B" w14:textId="77777777" w:rsidR="00A27F45" w:rsidRDefault="00A27F45">
      <w:pPr>
        <w:spacing w:line="480" w:lineRule="auto"/>
      </w:pPr>
    </w:p>
    <w:p w14:paraId="715EC635" w14:textId="77777777" w:rsidR="00A27F45" w:rsidRDefault="002B3780">
      <w:pPr>
        <w:spacing w:line="480" w:lineRule="auto"/>
      </w:pPr>
      <w:r>
        <w:br w:type="page"/>
      </w:r>
    </w:p>
    <w:p w14:paraId="5BE6E560" w14:textId="77777777" w:rsidR="00A27F45" w:rsidRDefault="00A27F45">
      <w:pPr>
        <w:spacing w:line="480" w:lineRule="auto"/>
      </w:pPr>
    </w:p>
    <w:tbl>
      <w:tblPr>
        <w:tblStyle w:val="17"/>
        <w:tblW w:w="6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65" w:author="Matan Mazor (Staff)" w:date="2022-03-24T12:51:00Z">
          <w:tblPr>
            <w:tblStyle w:val="a"/>
            <w:tblW w:w="6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2145"/>
        <w:gridCol w:w="2490"/>
        <w:gridCol w:w="2160"/>
        <w:tblGridChange w:id="66">
          <w:tblGrid>
            <w:gridCol w:w="2145"/>
            <w:gridCol w:w="2490"/>
            <w:gridCol w:w="2160"/>
          </w:tblGrid>
        </w:tblGridChange>
      </w:tblGrid>
      <w:tr w:rsidR="00A27F45" w14:paraId="3F13E6D9" w14:textId="77777777">
        <w:tc>
          <w:tcPr>
            <w:tcW w:w="2145" w:type="dxa"/>
            <w:shd w:val="clear" w:color="auto" w:fill="auto"/>
            <w:tcMar>
              <w:top w:w="100" w:type="dxa"/>
              <w:left w:w="100" w:type="dxa"/>
              <w:bottom w:w="100" w:type="dxa"/>
              <w:right w:w="100" w:type="dxa"/>
            </w:tcMar>
            <w:tcPrChange w:id="67" w:author="Matan Mazor (Staff)" w:date="2022-03-24T12:51:00Z">
              <w:tcPr>
                <w:tcW w:w="2145" w:type="dxa"/>
                <w:shd w:val="clear" w:color="auto" w:fill="auto"/>
                <w:tcMar>
                  <w:top w:w="100" w:type="dxa"/>
                  <w:left w:w="100" w:type="dxa"/>
                  <w:bottom w:w="100" w:type="dxa"/>
                  <w:right w:w="100" w:type="dxa"/>
                </w:tcMar>
              </w:tcPr>
            </w:tcPrChange>
          </w:tcPr>
          <w:p w14:paraId="43FA731C" w14:textId="77777777" w:rsidR="00A27F45" w:rsidRDefault="00A27F45">
            <w:pPr>
              <w:widowControl w:val="0"/>
              <w:pBdr>
                <w:top w:val="nil"/>
                <w:left w:val="nil"/>
                <w:bottom w:val="nil"/>
                <w:right w:val="nil"/>
                <w:between w:val="nil"/>
              </w:pBdr>
              <w:spacing w:line="480" w:lineRule="auto"/>
              <w:rPr>
                <w:sz w:val="16"/>
                <w:szCs w:val="16"/>
              </w:rPr>
            </w:pPr>
          </w:p>
        </w:tc>
        <w:tc>
          <w:tcPr>
            <w:tcW w:w="2490" w:type="dxa"/>
            <w:shd w:val="clear" w:color="auto" w:fill="auto"/>
            <w:tcMar>
              <w:top w:w="100" w:type="dxa"/>
              <w:left w:w="100" w:type="dxa"/>
              <w:bottom w:w="100" w:type="dxa"/>
              <w:right w:w="100" w:type="dxa"/>
            </w:tcMar>
            <w:vAlign w:val="center"/>
            <w:tcPrChange w:id="68" w:author="Matan Mazor (Staff)" w:date="2022-03-24T12:51:00Z">
              <w:tcPr>
                <w:tcW w:w="2490" w:type="dxa"/>
                <w:shd w:val="clear" w:color="auto" w:fill="auto"/>
                <w:tcMar>
                  <w:top w:w="100" w:type="dxa"/>
                  <w:left w:w="100" w:type="dxa"/>
                  <w:bottom w:w="100" w:type="dxa"/>
                  <w:right w:w="100" w:type="dxa"/>
                </w:tcMar>
                <w:vAlign w:val="center"/>
              </w:tcPr>
            </w:tcPrChange>
          </w:tcPr>
          <w:p w14:paraId="7A1ECDD6" w14:textId="77777777" w:rsidR="00A27F45" w:rsidRDefault="002B3780">
            <w:pPr>
              <w:widowControl w:val="0"/>
              <w:pBdr>
                <w:top w:val="nil"/>
                <w:left w:val="nil"/>
                <w:bottom w:val="nil"/>
                <w:right w:val="nil"/>
                <w:between w:val="nil"/>
              </w:pBdr>
              <w:spacing w:line="480" w:lineRule="auto"/>
              <w:jc w:val="center"/>
              <w:rPr>
                <w:sz w:val="16"/>
                <w:szCs w:val="16"/>
              </w:rPr>
            </w:pPr>
            <w:r>
              <w:rPr>
                <w:sz w:val="16"/>
                <w:szCs w:val="16"/>
              </w:rPr>
              <w:t>Task</w:t>
            </w:r>
          </w:p>
        </w:tc>
        <w:tc>
          <w:tcPr>
            <w:tcW w:w="2160" w:type="dxa"/>
            <w:shd w:val="clear" w:color="auto" w:fill="auto"/>
            <w:tcMar>
              <w:top w:w="100" w:type="dxa"/>
              <w:left w:w="100" w:type="dxa"/>
              <w:bottom w:w="100" w:type="dxa"/>
              <w:right w:w="100" w:type="dxa"/>
            </w:tcMar>
            <w:tcPrChange w:id="69" w:author="Matan Mazor (Staff)" w:date="2022-03-24T12:51:00Z">
              <w:tcPr>
                <w:tcW w:w="2160" w:type="dxa"/>
                <w:shd w:val="clear" w:color="auto" w:fill="auto"/>
                <w:tcMar>
                  <w:top w:w="100" w:type="dxa"/>
                  <w:left w:w="100" w:type="dxa"/>
                  <w:bottom w:w="100" w:type="dxa"/>
                  <w:right w:w="100" w:type="dxa"/>
                </w:tcMar>
              </w:tcPr>
            </w:tcPrChange>
          </w:tcPr>
          <w:p w14:paraId="0ACB94B0" w14:textId="77777777" w:rsidR="00A27F45" w:rsidRDefault="002B3780">
            <w:pPr>
              <w:widowControl w:val="0"/>
              <w:pBdr>
                <w:top w:val="nil"/>
                <w:left w:val="nil"/>
                <w:bottom w:val="nil"/>
                <w:right w:val="nil"/>
                <w:between w:val="nil"/>
              </w:pBdr>
              <w:spacing w:line="480" w:lineRule="auto"/>
              <w:jc w:val="center"/>
              <w:rPr>
                <w:sz w:val="16"/>
                <w:szCs w:val="16"/>
              </w:rPr>
            </w:pPr>
            <w:r>
              <w:rPr>
                <w:sz w:val="16"/>
                <w:szCs w:val="16"/>
              </w:rPr>
              <w:t>Response</w:t>
            </w:r>
          </w:p>
        </w:tc>
      </w:tr>
      <w:tr w:rsidR="00A27F45" w14:paraId="02E30020" w14:textId="77777777">
        <w:trPr>
          <w:trHeight w:val="420"/>
          <w:trPrChange w:id="70" w:author="Matan Mazor (Staff)" w:date="2022-03-24T12:51:00Z">
            <w:trPr>
              <w:trHeight w:val="420"/>
            </w:trPr>
          </w:trPrChange>
        </w:trPr>
        <w:tc>
          <w:tcPr>
            <w:tcW w:w="2145" w:type="dxa"/>
            <w:shd w:val="clear" w:color="auto" w:fill="auto"/>
            <w:tcMar>
              <w:top w:w="100" w:type="dxa"/>
              <w:left w:w="100" w:type="dxa"/>
              <w:bottom w:w="100" w:type="dxa"/>
              <w:right w:w="100" w:type="dxa"/>
            </w:tcMar>
            <w:tcPrChange w:id="71" w:author="Matan Mazor (Staff)" w:date="2022-03-24T12:51:00Z">
              <w:tcPr>
                <w:tcW w:w="2145" w:type="dxa"/>
                <w:shd w:val="clear" w:color="auto" w:fill="auto"/>
                <w:tcMar>
                  <w:top w:w="100" w:type="dxa"/>
                  <w:left w:w="100" w:type="dxa"/>
                  <w:bottom w:w="100" w:type="dxa"/>
                  <w:right w:w="100" w:type="dxa"/>
                </w:tcMar>
              </w:tcPr>
            </w:tcPrChange>
          </w:tcPr>
          <w:p w14:paraId="798BF489" w14:textId="77777777" w:rsidR="00A27F45" w:rsidRDefault="002B3780">
            <w:pPr>
              <w:widowControl w:val="0"/>
              <w:pBdr>
                <w:top w:val="nil"/>
                <w:left w:val="nil"/>
                <w:bottom w:val="nil"/>
                <w:right w:val="nil"/>
                <w:between w:val="nil"/>
              </w:pBdr>
              <w:spacing w:line="480" w:lineRule="auto"/>
              <w:rPr>
                <w:sz w:val="16"/>
                <w:szCs w:val="16"/>
              </w:rPr>
            </w:pPr>
            <w:r>
              <w:rPr>
                <w:sz w:val="16"/>
                <w:szCs w:val="16"/>
              </w:rPr>
              <w:t>1 CW</w:t>
            </w:r>
          </w:p>
        </w:tc>
        <w:tc>
          <w:tcPr>
            <w:tcW w:w="2490" w:type="dxa"/>
            <w:vMerge w:val="restart"/>
            <w:shd w:val="clear" w:color="auto" w:fill="auto"/>
            <w:tcMar>
              <w:top w:w="100" w:type="dxa"/>
              <w:left w:w="100" w:type="dxa"/>
              <w:bottom w:w="100" w:type="dxa"/>
              <w:right w:w="100" w:type="dxa"/>
            </w:tcMar>
            <w:vAlign w:val="center"/>
            <w:tcPrChange w:id="72" w:author="Matan Mazor (Staff)" w:date="2022-03-24T12:51:00Z">
              <w:tcPr>
                <w:tcW w:w="2490" w:type="dxa"/>
                <w:vMerge w:val="restart"/>
                <w:shd w:val="clear" w:color="auto" w:fill="auto"/>
                <w:tcMar>
                  <w:top w:w="100" w:type="dxa"/>
                  <w:left w:w="100" w:type="dxa"/>
                  <w:bottom w:w="100" w:type="dxa"/>
                  <w:right w:w="100" w:type="dxa"/>
                </w:tcMar>
                <w:vAlign w:val="center"/>
              </w:tcPr>
            </w:tcPrChange>
          </w:tcPr>
          <w:p w14:paraId="09312695" w14:textId="77777777" w:rsidR="00A27F45" w:rsidRDefault="002B3780">
            <w:pPr>
              <w:widowControl w:val="0"/>
              <w:pBdr>
                <w:top w:val="nil"/>
                <w:left w:val="nil"/>
                <w:bottom w:val="nil"/>
                <w:right w:val="nil"/>
                <w:between w:val="nil"/>
              </w:pBdr>
              <w:spacing w:line="480" w:lineRule="auto"/>
              <w:jc w:val="center"/>
              <w:rPr>
                <w:sz w:val="16"/>
                <w:szCs w:val="16"/>
              </w:rPr>
            </w:pPr>
            <w:r>
              <w:rPr>
                <w:sz w:val="16"/>
                <w:szCs w:val="16"/>
              </w:rPr>
              <w:t>Discrimination</w:t>
            </w:r>
          </w:p>
        </w:tc>
        <w:tc>
          <w:tcPr>
            <w:tcW w:w="2160" w:type="dxa"/>
            <w:vMerge w:val="restart"/>
            <w:shd w:val="clear" w:color="auto" w:fill="auto"/>
            <w:tcMar>
              <w:top w:w="100" w:type="dxa"/>
              <w:left w:w="100" w:type="dxa"/>
              <w:bottom w:w="100" w:type="dxa"/>
              <w:right w:w="100" w:type="dxa"/>
            </w:tcMar>
            <w:vAlign w:val="center"/>
            <w:tcPrChange w:id="73" w:author="Matan Mazor (Staff)" w:date="2022-03-24T12:51:00Z">
              <w:tcPr>
                <w:tcW w:w="2160" w:type="dxa"/>
                <w:vMerge w:val="restart"/>
                <w:shd w:val="clear" w:color="auto" w:fill="auto"/>
                <w:tcMar>
                  <w:top w:w="100" w:type="dxa"/>
                  <w:left w:w="100" w:type="dxa"/>
                  <w:bottom w:w="100" w:type="dxa"/>
                  <w:right w:w="100" w:type="dxa"/>
                </w:tcMar>
                <w:vAlign w:val="center"/>
              </w:tcPr>
            </w:tcPrChange>
          </w:tcPr>
          <w:p w14:paraId="3DA1CA84" w14:textId="77777777" w:rsidR="00A27F45" w:rsidRDefault="002B3780">
            <w:pPr>
              <w:widowControl w:val="0"/>
              <w:pBdr>
                <w:top w:val="nil"/>
                <w:left w:val="nil"/>
                <w:bottom w:val="nil"/>
                <w:right w:val="nil"/>
                <w:between w:val="nil"/>
              </w:pBdr>
              <w:spacing w:line="480" w:lineRule="auto"/>
              <w:jc w:val="center"/>
              <w:rPr>
                <w:sz w:val="16"/>
                <w:szCs w:val="16"/>
              </w:rPr>
            </w:pPr>
            <w:r>
              <w:rPr>
                <w:sz w:val="16"/>
                <w:szCs w:val="16"/>
              </w:rPr>
              <w:t>Clockwise</w:t>
            </w:r>
          </w:p>
        </w:tc>
      </w:tr>
      <w:tr w:rsidR="00A27F45" w14:paraId="77BA53A4" w14:textId="77777777">
        <w:trPr>
          <w:trHeight w:val="420"/>
          <w:trPrChange w:id="74" w:author="Matan Mazor (Staff)" w:date="2022-03-24T12:51:00Z">
            <w:trPr>
              <w:trHeight w:val="420"/>
            </w:trPr>
          </w:trPrChange>
        </w:trPr>
        <w:tc>
          <w:tcPr>
            <w:tcW w:w="2145" w:type="dxa"/>
            <w:shd w:val="clear" w:color="auto" w:fill="auto"/>
            <w:tcMar>
              <w:top w:w="100" w:type="dxa"/>
              <w:left w:w="100" w:type="dxa"/>
              <w:bottom w:w="100" w:type="dxa"/>
              <w:right w:w="100" w:type="dxa"/>
            </w:tcMar>
            <w:tcPrChange w:id="75" w:author="Matan Mazor (Staff)" w:date="2022-03-24T12:51:00Z">
              <w:tcPr>
                <w:tcW w:w="2145" w:type="dxa"/>
                <w:shd w:val="clear" w:color="auto" w:fill="auto"/>
                <w:tcMar>
                  <w:top w:w="100" w:type="dxa"/>
                  <w:left w:w="100" w:type="dxa"/>
                  <w:bottom w:w="100" w:type="dxa"/>
                  <w:right w:w="100" w:type="dxa"/>
                </w:tcMar>
              </w:tcPr>
            </w:tcPrChange>
          </w:tcPr>
          <w:p w14:paraId="59887AC1" w14:textId="77777777" w:rsidR="00A27F45" w:rsidRDefault="002B3780">
            <w:pPr>
              <w:widowControl w:val="0"/>
              <w:pBdr>
                <w:top w:val="nil"/>
                <w:left w:val="nil"/>
                <w:bottom w:val="nil"/>
                <w:right w:val="nil"/>
                <w:between w:val="nil"/>
              </w:pBdr>
              <w:spacing w:line="480" w:lineRule="auto"/>
              <w:rPr>
                <w:sz w:val="16"/>
                <w:szCs w:val="16"/>
              </w:rPr>
            </w:pPr>
            <w:r>
              <w:rPr>
                <w:sz w:val="16"/>
                <w:szCs w:val="16"/>
              </w:rPr>
              <w:t>2 CW_conf</w:t>
            </w:r>
          </w:p>
        </w:tc>
        <w:tc>
          <w:tcPr>
            <w:tcW w:w="2490" w:type="dxa"/>
            <w:vMerge/>
            <w:shd w:val="clear" w:color="auto" w:fill="auto"/>
            <w:tcMar>
              <w:top w:w="100" w:type="dxa"/>
              <w:left w:w="100" w:type="dxa"/>
              <w:bottom w:w="100" w:type="dxa"/>
              <w:right w:w="100" w:type="dxa"/>
            </w:tcMar>
            <w:vAlign w:val="center"/>
            <w:tcPrChange w:id="76" w:author="Matan Mazor (Staff)" w:date="2022-03-24T12:51:00Z">
              <w:tcPr>
                <w:tcW w:w="2490" w:type="dxa"/>
                <w:vMerge/>
                <w:shd w:val="clear" w:color="auto" w:fill="auto"/>
                <w:tcMar>
                  <w:top w:w="100" w:type="dxa"/>
                  <w:left w:w="100" w:type="dxa"/>
                  <w:bottom w:w="100" w:type="dxa"/>
                  <w:right w:w="100" w:type="dxa"/>
                </w:tcMar>
                <w:vAlign w:val="center"/>
              </w:tcPr>
            </w:tcPrChange>
          </w:tcPr>
          <w:p w14:paraId="63DA219E" w14:textId="77777777" w:rsidR="00A27F45" w:rsidRDefault="00A27F45">
            <w:pPr>
              <w:widowControl w:val="0"/>
              <w:pBdr>
                <w:top w:val="nil"/>
                <w:left w:val="nil"/>
                <w:bottom w:val="nil"/>
                <w:right w:val="nil"/>
                <w:between w:val="nil"/>
              </w:pBdr>
              <w:spacing w:line="480" w:lineRule="auto"/>
            </w:pPr>
          </w:p>
        </w:tc>
        <w:tc>
          <w:tcPr>
            <w:tcW w:w="2160" w:type="dxa"/>
            <w:vMerge/>
            <w:shd w:val="clear" w:color="auto" w:fill="auto"/>
            <w:tcMar>
              <w:top w:w="100" w:type="dxa"/>
              <w:left w:w="100" w:type="dxa"/>
              <w:bottom w:w="100" w:type="dxa"/>
              <w:right w:w="100" w:type="dxa"/>
            </w:tcMar>
            <w:vAlign w:val="center"/>
            <w:tcPrChange w:id="77" w:author="Matan Mazor (Staff)" w:date="2022-03-24T12:51:00Z">
              <w:tcPr>
                <w:tcW w:w="2160" w:type="dxa"/>
                <w:vMerge/>
                <w:shd w:val="clear" w:color="auto" w:fill="auto"/>
                <w:tcMar>
                  <w:top w:w="100" w:type="dxa"/>
                  <w:left w:w="100" w:type="dxa"/>
                  <w:bottom w:w="100" w:type="dxa"/>
                  <w:right w:w="100" w:type="dxa"/>
                </w:tcMar>
                <w:vAlign w:val="center"/>
              </w:tcPr>
            </w:tcPrChange>
          </w:tcPr>
          <w:p w14:paraId="4248A3A2" w14:textId="77777777" w:rsidR="00A27F45" w:rsidRDefault="00A27F45">
            <w:pPr>
              <w:widowControl w:val="0"/>
              <w:pBdr>
                <w:top w:val="nil"/>
                <w:left w:val="nil"/>
                <w:bottom w:val="nil"/>
                <w:right w:val="nil"/>
                <w:between w:val="nil"/>
              </w:pBdr>
              <w:spacing w:line="480" w:lineRule="auto"/>
            </w:pPr>
          </w:p>
        </w:tc>
      </w:tr>
      <w:tr w:rsidR="00A27F45" w14:paraId="5970AF46" w14:textId="77777777">
        <w:trPr>
          <w:trHeight w:val="420"/>
          <w:trPrChange w:id="78" w:author="Matan Mazor (Staff)" w:date="2022-03-24T12:51:00Z">
            <w:trPr>
              <w:trHeight w:val="420"/>
            </w:trPr>
          </w:trPrChange>
        </w:trPr>
        <w:tc>
          <w:tcPr>
            <w:tcW w:w="2145" w:type="dxa"/>
            <w:shd w:val="clear" w:color="auto" w:fill="auto"/>
            <w:tcMar>
              <w:top w:w="100" w:type="dxa"/>
              <w:left w:w="100" w:type="dxa"/>
              <w:bottom w:w="100" w:type="dxa"/>
              <w:right w:w="100" w:type="dxa"/>
            </w:tcMar>
            <w:tcPrChange w:id="79" w:author="Matan Mazor (Staff)" w:date="2022-03-24T12:51:00Z">
              <w:tcPr>
                <w:tcW w:w="2145" w:type="dxa"/>
                <w:shd w:val="clear" w:color="auto" w:fill="auto"/>
                <w:tcMar>
                  <w:top w:w="100" w:type="dxa"/>
                  <w:left w:w="100" w:type="dxa"/>
                  <w:bottom w:w="100" w:type="dxa"/>
                  <w:right w:w="100" w:type="dxa"/>
                </w:tcMar>
              </w:tcPr>
            </w:tcPrChange>
          </w:tcPr>
          <w:p w14:paraId="4227B9F5" w14:textId="77777777" w:rsidR="00A27F45" w:rsidRDefault="002B3780">
            <w:pPr>
              <w:widowControl w:val="0"/>
              <w:pBdr>
                <w:top w:val="nil"/>
                <w:left w:val="nil"/>
                <w:bottom w:val="nil"/>
                <w:right w:val="nil"/>
                <w:between w:val="nil"/>
              </w:pBdr>
              <w:spacing w:line="480" w:lineRule="auto"/>
              <w:rPr>
                <w:sz w:val="16"/>
                <w:szCs w:val="16"/>
                <w:vertAlign w:val="superscript"/>
              </w:rPr>
            </w:pPr>
            <w:r>
              <w:rPr>
                <w:sz w:val="16"/>
                <w:szCs w:val="16"/>
              </w:rPr>
              <w:t>3 CW_conf</w:t>
            </w:r>
            <w:r>
              <w:rPr>
                <w:sz w:val="16"/>
                <w:szCs w:val="16"/>
                <w:vertAlign w:val="superscript"/>
              </w:rPr>
              <w:t>2</w:t>
            </w:r>
          </w:p>
        </w:tc>
        <w:tc>
          <w:tcPr>
            <w:tcW w:w="2490" w:type="dxa"/>
            <w:vMerge/>
            <w:shd w:val="clear" w:color="auto" w:fill="auto"/>
            <w:tcMar>
              <w:top w:w="100" w:type="dxa"/>
              <w:left w:w="100" w:type="dxa"/>
              <w:bottom w:w="100" w:type="dxa"/>
              <w:right w:w="100" w:type="dxa"/>
            </w:tcMar>
            <w:vAlign w:val="center"/>
            <w:tcPrChange w:id="80" w:author="Matan Mazor (Staff)" w:date="2022-03-24T12:51:00Z">
              <w:tcPr>
                <w:tcW w:w="2490" w:type="dxa"/>
                <w:vMerge/>
                <w:shd w:val="clear" w:color="auto" w:fill="auto"/>
                <w:tcMar>
                  <w:top w:w="100" w:type="dxa"/>
                  <w:left w:w="100" w:type="dxa"/>
                  <w:bottom w:w="100" w:type="dxa"/>
                  <w:right w:w="100" w:type="dxa"/>
                </w:tcMar>
                <w:vAlign w:val="center"/>
              </w:tcPr>
            </w:tcPrChange>
          </w:tcPr>
          <w:p w14:paraId="0915BDC1" w14:textId="77777777" w:rsidR="00A27F45" w:rsidRDefault="00A27F45">
            <w:pPr>
              <w:widowControl w:val="0"/>
              <w:pBdr>
                <w:top w:val="nil"/>
                <w:left w:val="nil"/>
                <w:bottom w:val="nil"/>
                <w:right w:val="nil"/>
                <w:between w:val="nil"/>
              </w:pBdr>
              <w:spacing w:line="480" w:lineRule="auto"/>
            </w:pPr>
          </w:p>
        </w:tc>
        <w:tc>
          <w:tcPr>
            <w:tcW w:w="2160" w:type="dxa"/>
            <w:vMerge/>
            <w:shd w:val="clear" w:color="auto" w:fill="auto"/>
            <w:tcMar>
              <w:top w:w="100" w:type="dxa"/>
              <w:left w:w="100" w:type="dxa"/>
              <w:bottom w:w="100" w:type="dxa"/>
              <w:right w:w="100" w:type="dxa"/>
            </w:tcMar>
            <w:vAlign w:val="center"/>
            <w:tcPrChange w:id="81" w:author="Matan Mazor (Staff)" w:date="2022-03-24T12:51:00Z">
              <w:tcPr>
                <w:tcW w:w="2160" w:type="dxa"/>
                <w:vMerge/>
                <w:shd w:val="clear" w:color="auto" w:fill="auto"/>
                <w:tcMar>
                  <w:top w:w="100" w:type="dxa"/>
                  <w:left w:w="100" w:type="dxa"/>
                  <w:bottom w:w="100" w:type="dxa"/>
                  <w:right w:w="100" w:type="dxa"/>
                </w:tcMar>
                <w:vAlign w:val="center"/>
              </w:tcPr>
            </w:tcPrChange>
          </w:tcPr>
          <w:p w14:paraId="221D4F1C" w14:textId="77777777" w:rsidR="00A27F45" w:rsidRDefault="00A27F45">
            <w:pPr>
              <w:widowControl w:val="0"/>
              <w:pBdr>
                <w:top w:val="nil"/>
                <w:left w:val="nil"/>
                <w:bottom w:val="nil"/>
                <w:right w:val="nil"/>
                <w:between w:val="nil"/>
              </w:pBdr>
              <w:spacing w:line="480" w:lineRule="auto"/>
            </w:pPr>
          </w:p>
        </w:tc>
      </w:tr>
      <w:tr w:rsidR="00A27F45" w14:paraId="3C29C9A9" w14:textId="77777777">
        <w:trPr>
          <w:trHeight w:val="420"/>
          <w:trPrChange w:id="82" w:author="Matan Mazor (Staff)" w:date="2022-03-24T12:51:00Z">
            <w:trPr>
              <w:trHeight w:val="420"/>
            </w:trPr>
          </w:trPrChange>
        </w:trPr>
        <w:tc>
          <w:tcPr>
            <w:tcW w:w="2145" w:type="dxa"/>
            <w:shd w:val="clear" w:color="auto" w:fill="auto"/>
            <w:tcMar>
              <w:top w:w="100" w:type="dxa"/>
              <w:left w:w="100" w:type="dxa"/>
              <w:bottom w:w="100" w:type="dxa"/>
              <w:right w:w="100" w:type="dxa"/>
            </w:tcMar>
            <w:tcPrChange w:id="83" w:author="Matan Mazor (Staff)" w:date="2022-03-24T12:51:00Z">
              <w:tcPr>
                <w:tcW w:w="2145" w:type="dxa"/>
                <w:shd w:val="clear" w:color="auto" w:fill="auto"/>
                <w:tcMar>
                  <w:top w:w="100" w:type="dxa"/>
                  <w:left w:w="100" w:type="dxa"/>
                  <w:bottom w:w="100" w:type="dxa"/>
                  <w:right w:w="100" w:type="dxa"/>
                </w:tcMar>
              </w:tcPr>
            </w:tcPrChange>
          </w:tcPr>
          <w:p w14:paraId="530102EB" w14:textId="77777777" w:rsidR="00A27F45" w:rsidRDefault="002B3780">
            <w:pPr>
              <w:widowControl w:val="0"/>
              <w:pBdr>
                <w:top w:val="nil"/>
                <w:left w:val="nil"/>
                <w:bottom w:val="nil"/>
                <w:right w:val="nil"/>
                <w:between w:val="nil"/>
              </w:pBdr>
              <w:spacing w:line="480" w:lineRule="auto"/>
              <w:rPr>
                <w:sz w:val="16"/>
                <w:szCs w:val="16"/>
              </w:rPr>
            </w:pPr>
            <w:r>
              <w:rPr>
                <w:sz w:val="16"/>
                <w:szCs w:val="16"/>
              </w:rPr>
              <w:t>4 ACW</w:t>
            </w:r>
          </w:p>
        </w:tc>
        <w:tc>
          <w:tcPr>
            <w:tcW w:w="2490" w:type="dxa"/>
            <w:vMerge/>
            <w:shd w:val="clear" w:color="auto" w:fill="auto"/>
            <w:tcMar>
              <w:top w:w="100" w:type="dxa"/>
              <w:left w:w="100" w:type="dxa"/>
              <w:bottom w:w="100" w:type="dxa"/>
              <w:right w:w="100" w:type="dxa"/>
            </w:tcMar>
            <w:vAlign w:val="center"/>
            <w:tcPrChange w:id="84" w:author="Matan Mazor (Staff)" w:date="2022-03-24T12:51:00Z">
              <w:tcPr>
                <w:tcW w:w="2490" w:type="dxa"/>
                <w:vMerge/>
                <w:shd w:val="clear" w:color="auto" w:fill="auto"/>
                <w:tcMar>
                  <w:top w:w="100" w:type="dxa"/>
                  <w:left w:w="100" w:type="dxa"/>
                  <w:bottom w:w="100" w:type="dxa"/>
                  <w:right w:w="100" w:type="dxa"/>
                </w:tcMar>
                <w:vAlign w:val="center"/>
              </w:tcPr>
            </w:tcPrChange>
          </w:tcPr>
          <w:p w14:paraId="68D9E030" w14:textId="77777777" w:rsidR="00A27F45" w:rsidRDefault="00A27F45">
            <w:pPr>
              <w:widowControl w:val="0"/>
              <w:pBdr>
                <w:top w:val="nil"/>
                <w:left w:val="nil"/>
                <w:bottom w:val="nil"/>
                <w:right w:val="nil"/>
                <w:between w:val="nil"/>
              </w:pBdr>
              <w:spacing w:line="480" w:lineRule="auto"/>
            </w:pPr>
          </w:p>
        </w:tc>
        <w:tc>
          <w:tcPr>
            <w:tcW w:w="2160" w:type="dxa"/>
            <w:vMerge w:val="restart"/>
            <w:shd w:val="clear" w:color="auto" w:fill="auto"/>
            <w:tcMar>
              <w:top w:w="100" w:type="dxa"/>
              <w:left w:w="100" w:type="dxa"/>
              <w:bottom w:w="100" w:type="dxa"/>
              <w:right w:w="100" w:type="dxa"/>
            </w:tcMar>
            <w:vAlign w:val="center"/>
            <w:tcPrChange w:id="85" w:author="Matan Mazor (Staff)" w:date="2022-03-24T12:51:00Z">
              <w:tcPr>
                <w:tcW w:w="2160" w:type="dxa"/>
                <w:vMerge w:val="restart"/>
                <w:shd w:val="clear" w:color="auto" w:fill="auto"/>
                <w:tcMar>
                  <w:top w:w="100" w:type="dxa"/>
                  <w:left w:w="100" w:type="dxa"/>
                  <w:bottom w:w="100" w:type="dxa"/>
                  <w:right w:w="100" w:type="dxa"/>
                </w:tcMar>
                <w:vAlign w:val="center"/>
              </w:tcPr>
            </w:tcPrChange>
          </w:tcPr>
          <w:p w14:paraId="097A8415" w14:textId="77777777" w:rsidR="00A27F45" w:rsidRDefault="002B3780">
            <w:pPr>
              <w:widowControl w:val="0"/>
              <w:pBdr>
                <w:top w:val="nil"/>
                <w:left w:val="nil"/>
                <w:bottom w:val="nil"/>
                <w:right w:val="nil"/>
                <w:between w:val="nil"/>
              </w:pBdr>
              <w:spacing w:line="480" w:lineRule="auto"/>
              <w:jc w:val="center"/>
              <w:rPr>
                <w:sz w:val="16"/>
                <w:szCs w:val="16"/>
              </w:rPr>
            </w:pPr>
            <w:r>
              <w:rPr>
                <w:sz w:val="16"/>
                <w:szCs w:val="16"/>
              </w:rPr>
              <w:t>Anticlockwise</w:t>
            </w:r>
          </w:p>
        </w:tc>
      </w:tr>
      <w:tr w:rsidR="00A27F45" w14:paraId="17F3EBC5" w14:textId="77777777">
        <w:trPr>
          <w:trHeight w:val="420"/>
          <w:trPrChange w:id="86" w:author="Matan Mazor (Staff)" w:date="2022-03-24T12:51:00Z">
            <w:trPr>
              <w:trHeight w:val="420"/>
            </w:trPr>
          </w:trPrChange>
        </w:trPr>
        <w:tc>
          <w:tcPr>
            <w:tcW w:w="2145" w:type="dxa"/>
            <w:shd w:val="clear" w:color="auto" w:fill="auto"/>
            <w:tcMar>
              <w:top w:w="100" w:type="dxa"/>
              <w:left w:w="100" w:type="dxa"/>
              <w:bottom w:w="100" w:type="dxa"/>
              <w:right w:w="100" w:type="dxa"/>
            </w:tcMar>
            <w:tcPrChange w:id="87" w:author="Matan Mazor (Staff)" w:date="2022-03-24T12:51:00Z">
              <w:tcPr>
                <w:tcW w:w="2145" w:type="dxa"/>
                <w:shd w:val="clear" w:color="auto" w:fill="auto"/>
                <w:tcMar>
                  <w:top w:w="100" w:type="dxa"/>
                  <w:left w:w="100" w:type="dxa"/>
                  <w:bottom w:w="100" w:type="dxa"/>
                  <w:right w:w="100" w:type="dxa"/>
                </w:tcMar>
              </w:tcPr>
            </w:tcPrChange>
          </w:tcPr>
          <w:p w14:paraId="2A2A1C6E" w14:textId="77777777" w:rsidR="00A27F45" w:rsidRDefault="002B3780">
            <w:pPr>
              <w:widowControl w:val="0"/>
              <w:pBdr>
                <w:top w:val="nil"/>
                <w:left w:val="nil"/>
                <w:bottom w:val="nil"/>
                <w:right w:val="nil"/>
                <w:between w:val="nil"/>
              </w:pBdr>
              <w:spacing w:line="480" w:lineRule="auto"/>
              <w:rPr>
                <w:sz w:val="16"/>
                <w:szCs w:val="16"/>
              </w:rPr>
            </w:pPr>
            <w:r>
              <w:rPr>
                <w:sz w:val="16"/>
                <w:szCs w:val="16"/>
              </w:rPr>
              <w:t>5 ACW_conf</w:t>
            </w:r>
          </w:p>
        </w:tc>
        <w:tc>
          <w:tcPr>
            <w:tcW w:w="2490" w:type="dxa"/>
            <w:vMerge/>
            <w:shd w:val="clear" w:color="auto" w:fill="auto"/>
            <w:tcMar>
              <w:top w:w="100" w:type="dxa"/>
              <w:left w:w="100" w:type="dxa"/>
              <w:bottom w:w="100" w:type="dxa"/>
              <w:right w:w="100" w:type="dxa"/>
            </w:tcMar>
            <w:vAlign w:val="center"/>
            <w:tcPrChange w:id="88" w:author="Matan Mazor (Staff)" w:date="2022-03-24T12:51:00Z">
              <w:tcPr>
                <w:tcW w:w="2490" w:type="dxa"/>
                <w:vMerge/>
                <w:shd w:val="clear" w:color="auto" w:fill="auto"/>
                <w:tcMar>
                  <w:top w:w="100" w:type="dxa"/>
                  <w:left w:w="100" w:type="dxa"/>
                  <w:bottom w:w="100" w:type="dxa"/>
                  <w:right w:w="100" w:type="dxa"/>
                </w:tcMar>
                <w:vAlign w:val="center"/>
              </w:tcPr>
            </w:tcPrChange>
          </w:tcPr>
          <w:p w14:paraId="2C917F1B" w14:textId="77777777" w:rsidR="00A27F45" w:rsidRDefault="00A27F45">
            <w:pPr>
              <w:widowControl w:val="0"/>
              <w:pBdr>
                <w:top w:val="nil"/>
                <w:left w:val="nil"/>
                <w:bottom w:val="nil"/>
                <w:right w:val="nil"/>
                <w:between w:val="nil"/>
              </w:pBdr>
              <w:spacing w:line="480" w:lineRule="auto"/>
            </w:pPr>
          </w:p>
        </w:tc>
        <w:tc>
          <w:tcPr>
            <w:tcW w:w="2160" w:type="dxa"/>
            <w:vMerge/>
            <w:shd w:val="clear" w:color="auto" w:fill="auto"/>
            <w:tcMar>
              <w:top w:w="100" w:type="dxa"/>
              <w:left w:w="100" w:type="dxa"/>
              <w:bottom w:w="100" w:type="dxa"/>
              <w:right w:w="100" w:type="dxa"/>
            </w:tcMar>
            <w:vAlign w:val="center"/>
            <w:tcPrChange w:id="89" w:author="Matan Mazor (Staff)" w:date="2022-03-24T12:51:00Z">
              <w:tcPr>
                <w:tcW w:w="2160" w:type="dxa"/>
                <w:vMerge/>
                <w:shd w:val="clear" w:color="auto" w:fill="auto"/>
                <w:tcMar>
                  <w:top w:w="100" w:type="dxa"/>
                  <w:left w:w="100" w:type="dxa"/>
                  <w:bottom w:w="100" w:type="dxa"/>
                  <w:right w:w="100" w:type="dxa"/>
                </w:tcMar>
                <w:vAlign w:val="center"/>
              </w:tcPr>
            </w:tcPrChange>
          </w:tcPr>
          <w:p w14:paraId="64C5EBCC" w14:textId="77777777" w:rsidR="00A27F45" w:rsidRDefault="00A27F45">
            <w:pPr>
              <w:widowControl w:val="0"/>
              <w:pBdr>
                <w:top w:val="nil"/>
                <w:left w:val="nil"/>
                <w:bottom w:val="nil"/>
                <w:right w:val="nil"/>
                <w:between w:val="nil"/>
              </w:pBdr>
              <w:spacing w:line="480" w:lineRule="auto"/>
            </w:pPr>
          </w:p>
        </w:tc>
      </w:tr>
      <w:tr w:rsidR="00A27F45" w14:paraId="3C153FDB" w14:textId="77777777">
        <w:trPr>
          <w:trHeight w:val="420"/>
          <w:trPrChange w:id="90" w:author="Matan Mazor (Staff)" w:date="2022-03-24T12:51:00Z">
            <w:trPr>
              <w:trHeight w:val="420"/>
            </w:trPr>
          </w:trPrChange>
        </w:trPr>
        <w:tc>
          <w:tcPr>
            <w:tcW w:w="2145" w:type="dxa"/>
            <w:shd w:val="clear" w:color="auto" w:fill="auto"/>
            <w:tcMar>
              <w:top w:w="100" w:type="dxa"/>
              <w:left w:w="100" w:type="dxa"/>
              <w:bottom w:w="100" w:type="dxa"/>
              <w:right w:w="100" w:type="dxa"/>
            </w:tcMar>
            <w:tcPrChange w:id="91" w:author="Matan Mazor (Staff)" w:date="2022-03-24T12:51:00Z">
              <w:tcPr>
                <w:tcW w:w="2145" w:type="dxa"/>
                <w:shd w:val="clear" w:color="auto" w:fill="auto"/>
                <w:tcMar>
                  <w:top w:w="100" w:type="dxa"/>
                  <w:left w:w="100" w:type="dxa"/>
                  <w:bottom w:w="100" w:type="dxa"/>
                  <w:right w:w="100" w:type="dxa"/>
                </w:tcMar>
              </w:tcPr>
            </w:tcPrChange>
          </w:tcPr>
          <w:p w14:paraId="03A8A54F" w14:textId="77777777" w:rsidR="00A27F45" w:rsidRDefault="002B3780">
            <w:pPr>
              <w:widowControl w:val="0"/>
              <w:pBdr>
                <w:top w:val="nil"/>
                <w:left w:val="nil"/>
                <w:bottom w:val="nil"/>
                <w:right w:val="nil"/>
                <w:between w:val="nil"/>
              </w:pBdr>
              <w:spacing w:line="480" w:lineRule="auto"/>
              <w:rPr>
                <w:sz w:val="16"/>
                <w:szCs w:val="16"/>
                <w:vertAlign w:val="superscript"/>
              </w:rPr>
            </w:pPr>
            <w:r>
              <w:rPr>
                <w:sz w:val="16"/>
                <w:szCs w:val="16"/>
              </w:rPr>
              <w:t>6 ACW_conf</w:t>
            </w:r>
            <w:r>
              <w:rPr>
                <w:sz w:val="16"/>
                <w:szCs w:val="16"/>
                <w:vertAlign w:val="superscript"/>
              </w:rPr>
              <w:t>2</w:t>
            </w:r>
          </w:p>
        </w:tc>
        <w:tc>
          <w:tcPr>
            <w:tcW w:w="2490" w:type="dxa"/>
            <w:vMerge/>
            <w:shd w:val="clear" w:color="auto" w:fill="auto"/>
            <w:tcMar>
              <w:top w:w="100" w:type="dxa"/>
              <w:left w:w="100" w:type="dxa"/>
              <w:bottom w:w="100" w:type="dxa"/>
              <w:right w:w="100" w:type="dxa"/>
            </w:tcMar>
            <w:vAlign w:val="center"/>
            <w:tcPrChange w:id="92" w:author="Matan Mazor (Staff)" w:date="2022-03-24T12:51:00Z">
              <w:tcPr>
                <w:tcW w:w="2490" w:type="dxa"/>
                <w:vMerge/>
                <w:shd w:val="clear" w:color="auto" w:fill="auto"/>
                <w:tcMar>
                  <w:top w:w="100" w:type="dxa"/>
                  <w:left w:w="100" w:type="dxa"/>
                  <w:bottom w:w="100" w:type="dxa"/>
                  <w:right w:w="100" w:type="dxa"/>
                </w:tcMar>
                <w:vAlign w:val="center"/>
              </w:tcPr>
            </w:tcPrChange>
          </w:tcPr>
          <w:p w14:paraId="77DA78C6" w14:textId="77777777" w:rsidR="00A27F45" w:rsidRDefault="00A27F45">
            <w:pPr>
              <w:widowControl w:val="0"/>
              <w:pBdr>
                <w:top w:val="nil"/>
                <w:left w:val="nil"/>
                <w:bottom w:val="nil"/>
                <w:right w:val="nil"/>
                <w:between w:val="nil"/>
              </w:pBdr>
              <w:spacing w:line="480" w:lineRule="auto"/>
            </w:pPr>
          </w:p>
        </w:tc>
        <w:tc>
          <w:tcPr>
            <w:tcW w:w="2160" w:type="dxa"/>
            <w:vMerge/>
            <w:shd w:val="clear" w:color="auto" w:fill="auto"/>
            <w:tcMar>
              <w:top w:w="100" w:type="dxa"/>
              <w:left w:w="100" w:type="dxa"/>
              <w:bottom w:w="100" w:type="dxa"/>
              <w:right w:w="100" w:type="dxa"/>
            </w:tcMar>
            <w:vAlign w:val="center"/>
            <w:tcPrChange w:id="93" w:author="Matan Mazor (Staff)" w:date="2022-03-24T12:51:00Z">
              <w:tcPr>
                <w:tcW w:w="2160" w:type="dxa"/>
                <w:vMerge/>
                <w:shd w:val="clear" w:color="auto" w:fill="auto"/>
                <w:tcMar>
                  <w:top w:w="100" w:type="dxa"/>
                  <w:left w:w="100" w:type="dxa"/>
                  <w:bottom w:w="100" w:type="dxa"/>
                  <w:right w:w="100" w:type="dxa"/>
                </w:tcMar>
                <w:vAlign w:val="center"/>
              </w:tcPr>
            </w:tcPrChange>
          </w:tcPr>
          <w:p w14:paraId="13584329" w14:textId="77777777" w:rsidR="00A27F45" w:rsidRDefault="00A27F45">
            <w:pPr>
              <w:widowControl w:val="0"/>
              <w:pBdr>
                <w:top w:val="nil"/>
                <w:left w:val="nil"/>
                <w:bottom w:val="nil"/>
                <w:right w:val="nil"/>
                <w:between w:val="nil"/>
              </w:pBdr>
              <w:spacing w:line="480" w:lineRule="auto"/>
            </w:pPr>
          </w:p>
        </w:tc>
      </w:tr>
      <w:tr w:rsidR="00A27F45" w14:paraId="6948496F" w14:textId="77777777">
        <w:trPr>
          <w:trHeight w:val="420"/>
          <w:trPrChange w:id="94" w:author="Matan Mazor (Staff)" w:date="2022-03-24T12:51:00Z">
            <w:trPr>
              <w:trHeight w:val="420"/>
            </w:trPr>
          </w:trPrChange>
        </w:trPr>
        <w:tc>
          <w:tcPr>
            <w:tcW w:w="2145" w:type="dxa"/>
            <w:shd w:val="clear" w:color="auto" w:fill="auto"/>
            <w:tcMar>
              <w:top w:w="100" w:type="dxa"/>
              <w:left w:w="100" w:type="dxa"/>
              <w:bottom w:w="100" w:type="dxa"/>
              <w:right w:w="100" w:type="dxa"/>
            </w:tcMar>
            <w:tcPrChange w:id="95" w:author="Matan Mazor (Staff)" w:date="2022-03-24T12:51:00Z">
              <w:tcPr>
                <w:tcW w:w="2145" w:type="dxa"/>
                <w:shd w:val="clear" w:color="auto" w:fill="auto"/>
                <w:tcMar>
                  <w:top w:w="100" w:type="dxa"/>
                  <w:left w:w="100" w:type="dxa"/>
                  <w:bottom w:w="100" w:type="dxa"/>
                  <w:right w:w="100" w:type="dxa"/>
                </w:tcMar>
              </w:tcPr>
            </w:tcPrChange>
          </w:tcPr>
          <w:p w14:paraId="163F84BC" w14:textId="77777777" w:rsidR="00A27F45" w:rsidRDefault="002B3780">
            <w:pPr>
              <w:widowControl w:val="0"/>
              <w:pBdr>
                <w:top w:val="nil"/>
                <w:left w:val="nil"/>
                <w:bottom w:val="nil"/>
                <w:right w:val="nil"/>
                <w:between w:val="nil"/>
              </w:pBdr>
              <w:spacing w:line="480" w:lineRule="auto"/>
              <w:rPr>
                <w:sz w:val="16"/>
                <w:szCs w:val="16"/>
              </w:rPr>
            </w:pPr>
            <w:r>
              <w:rPr>
                <w:sz w:val="16"/>
                <w:szCs w:val="16"/>
              </w:rPr>
              <w:t>7 Y</w:t>
            </w:r>
          </w:p>
        </w:tc>
        <w:tc>
          <w:tcPr>
            <w:tcW w:w="2490" w:type="dxa"/>
            <w:vMerge w:val="restart"/>
            <w:shd w:val="clear" w:color="auto" w:fill="auto"/>
            <w:tcMar>
              <w:top w:w="100" w:type="dxa"/>
              <w:left w:w="100" w:type="dxa"/>
              <w:bottom w:w="100" w:type="dxa"/>
              <w:right w:w="100" w:type="dxa"/>
            </w:tcMar>
            <w:vAlign w:val="center"/>
            <w:tcPrChange w:id="96" w:author="Matan Mazor (Staff)" w:date="2022-03-24T12:51:00Z">
              <w:tcPr>
                <w:tcW w:w="2490" w:type="dxa"/>
                <w:vMerge w:val="restart"/>
                <w:shd w:val="clear" w:color="auto" w:fill="auto"/>
                <w:tcMar>
                  <w:top w:w="100" w:type="dxa"/>
                  <w:left w:w="100" w:type="dxa"/>
                  <w:bottom w:w="100" w:type="dxa"/>
                  <w:right w:w="100" w:type="dxa"/>
                </w:tcMar>
                <w:vAlign w:val="center"/>
              </w:tcPr>
            </w:tcPrChange>
          </w:tcPr>
          <w:p w14:paraId="1DD3E169" w14:textId="77777777" w:rsidR="00A27F45" w:rsidRDefault="002B3780">
            <w:pPr>
              <w:widowControl w:val="0"/>
              <w:pBdr>
                <w:top w:val="nil"/>
                <w:left w:val="nil"/>
                <w:bottom w:val="nil"/>
                <w:right w:val="nil"/>
                <w:between w:val="nil"/>
              </w:pBdr>
              <w:spacing w:line="480" w:lineRule="auto"/>
              <w:jc w:val="center"/>
              <w:rPr>
                <w:sz w:val="16"/>
                <w:szCs w:val="16"/>
              </w:rPr>
            </w:pPr>
            <w:r>
              <w:rPr>
                <w:sz w:val="16"/>
                <w:szCs w:val="16"/>
              </w:rPr>
              <w:t>Detection</w:t>
            </w:r>
          </w:p>
        </w:tc>
        <w:tc>
          <w:tcPr>
            <w:tcW w:w="2160" w:type="dxa"/>
            <w:vMerge w:val="restart"/>
            <w:shd w:val="clear" w:color="auto" w:fill="auto"/>
            <w:tcMar>
              <w:top w:w="100" w:type="dxa"/>
              <w:left w:w="100" w:type="dxa"/>
              <w:bottom w:w="100" w:type="dxa"/>
              <w:right w:w="100" w:type="dxa"/>
            </w:tcMar>
            <w:vAlign w:val="center"/>
            <w:tcPrChange w:id="97" w:author="Matan Mazor (Staff)" w:date="2022-03-24T12:51:00Z">
              <w:tcPr>
                <w:tcW w:w="2160" w:type="dxa"/>
                <w:vMerge w:val="restart"/>
                <w:shd w:val="clear" w:color="auto" w:fill="auto"/>
                <w:tcMar>
                  <w:top w:w="100" w:type="dxa"/>
                  <w:left w:w="100" w:type="dxa"/>
                  <w:bottom w:w="100" w:type="dxa"/>
                  <w:right w:w="100" w:type="dxa"/>
                </w:tcMar>
                <w:vAlign w:val="center"/>
              </w:tcPr>
            </w:tcPrChange>
          </w:tcPr>
          <w:p w14:paraId="647B4D10" w14:textId="77777777" w:rsidR="00A27F45" w:rsidRDefault="002B3780">
            <w:pPr>
              <w:widowControl w:val="0"/>
              <w:pBdr>
                <w:top w:val="nil"/>
                <w:left w:val="nil"/>
                <w:bottom w:val="nil"/>
                <w:right w:val="nil"/>
                <w:between w:val="nil"/>
              </w:pBdr>
              <w:spacing w:line="480" w:lineRule="auto"/>
              <w:jc w:val="center"/>
              <w:rPr>
                <w:sz w:val="16"/>
                <w:szCs w:val="16"/>
              </w:rPr>
            </w:pPr>
            <w:r>
              <w:rPr>
                <w:sz w:val="16"/>
                <w:szCs w:val="16"/>
              </w:rPr>
              <w:t>Yes</w:t>
            </w:r>
          </w:p>
        </w:tc>
      </w:tr>
      <w:tr w:rsidR="00A27F45" w14:paraId="003232B2" w14:textId="77777777">
        <w:trPr>
          <w:trHeight w:val="420"/>
          <w:trPrChange w:id="98" w:author="Matan Mazor (Staff)" w:date="2022-03-24T12:51:00Z">
            <w:trPr>
              <w:trHeight w:val="420"/>
            </w:trPr>
          </w:trPrChange>
        </w:trPr>
        <w:tc>
          <w:tcPr>
            <w:tcW w:w="2145" w:type="dxa"/>
            <w:shd w:val="clear" w:color="auto" w:fill="auto"/>
            <w:tcMar>
              <w:top w:w="100" w:type="dxa"/>
              <w:left w:w="100" w:type="dxa"/>
              <w:bottom w:w="100" w:type="dxa"/>
              <w:right w:w="100" w:type="dxa"/>
            </w:tcMar>
            <w:tcPrChange w:id="99" w:author="Matan Mazor (Staff)" w:date="2022-03-24T12:51:00Z">
              <w:tcPr>
                <w:tcW w:w="2145" w:type="dxa"/>
                <w:shd w:val="clear" w:color="auto" w:fill="auto"/>
                <w:tcMar>
                  <w:top w:w="100" w:type="dxa"/>
                  <w:left w:w="100" w:type="dxa"/>
                  <w:bottom w:w="100" w:type="dxa"/>
                  <w:right w:w="100" w:type="dxa"/>
                </w:tcMar>
              </w:tcPr>
            </w:tcPrChange>
          </w:tcPr>
          <w:p w14:paraId="15361360" w14:textId="77777777" w:rsidR="00A27F45" w:rsidRDefault="002B3780">
            <w:pPr>
              <w:widowControl w:val="0"/>
              <w:pBdr>
                <w:top w:val="nil"/>
                <w:left w:val="nil"/>
                <w:bottom w:val="nil"/>
                <w:right w:val="nil"/>
                <w:between w:val="nil"/>
              </w:pBdr>
              <w:spacing w:line="480" w:lineRule="auto"/>
              <w:rPr>
                <w:sz w:val="16"/>
                <w:szCs w:val="16"/>
              </w:rPr>
            </w:pPr>
            <w:r>
              <w:rPr>
                <w:sz w:val="16"/>
                <w:szCs w:val="16"/>
              </w:rPr>
              <w:t>8 Y_conf</w:t>
            </w:r>
          </w:p>
        </w:tc>
        <w:tc>
          <w:tcPr>
            <w:tcW w:w="2490" w:type="dxa"/>
            <w:vMerge/>
            <w:shd w:val="clear" w:color="auto" w:fill="auto"/>
            <w:tcMar>
              <w:top w:w="100" w:type="dxa"/>
              <w:left w:w="100" w:type="dxa"/>
              <w:bottom w:w="100" w:type="dxa"/>
              <w:right w:w="100" w:type="dxa"/>
            </w:tcMar>
            <w:vAlign w:val="center"/>
            <w:tcPrChange w:id="100" w:author="Matan Mazor (Staff)" w:date="2022-03-24T12:51:00Z">
              <w:tcPr>
                <w:tcW w:w="2490" w:type="dxa"/>
                <w:vMerge/>
                <w:shd w:val="clear" w:color="auto" w:fill="auto"/>
                <w:tcMar>
                  <w:top w:w="100" w:type="dxa"/>
                  <w:left w:w="100" w:type="dxa"/>
                  <w:bottom w:w="100" w:type="dxa"/>
                  <w:right w:w="100" w:type="dxa"/>
                </w:tcMar>
                <w:vAlign w:val="center"/>
              </w:tcPr>
            </w:tcPrChange>
          </w:tcPr>
          <w:p w14:paraId="5691FA81" w14:textId="77777777" w:rsidR="00A27F45" w:rsidRDefault="00A27F45">
            <w:pPr>
              <w:widowControl w:val="0"/>
              <w:pBdr>
                <w:top w:val="nil"/>
                <w:left w:val="nil"/>
                <w:bottom w:val="nil"/>
                <w:right w:val="nil"/>
                <w:between w:val="nil"/>
              </w:pBdr>
              <w:spacing w:line="480" w:lineRule="auto"/>
            </w:pPr>
          </w:p>
        </w:tc>
        <w:tc>
          <w:tcPr>
            <w:tcW w:w="2160" w:type="dxa"/>
            <w:vMerge/>
            <w:shd w:val="clear" w:color="auto" w:fill="auto"/>
            <w:tcMar>
              <w:top w:w="100" w:type="dxa"/>
              <w:left w:w="100" w:type="dxa"/>
              <w:bottom w:w="100" w:type="dxa"/>
              <w:right w:w="100" w:type="dxa"/>
            </w:tcMar>
            <w:vAlign w:val="center"/>
            <w:tcPrChange w:id="101" w:author="Matan Mazor (Staff)" w:date="2022-03-24T12:51:00Z">
              <w:tcPr>
                <w:tcW w:w="2160" w:type="dxa"/>
                <w:vMerge/>
                <w:shd w:val="clear" w:color="auto" w:fill="auto"/>
                <w:tcMar>
                  <w:top w:w="100" w:type="dxa"/>
                  <w:left w:w="100" w:type="dxa"/>
                  <w:bottom w:w="100" w:type="dxa"/>
                  <w:right w:w="100" w:type="dxa"/>
                </w:tcMar>
                <w:vAlign w:val="center"/>
              </w:tcPr>
            </w:tcPrChange>
          </w:tcPr>
          <w:p w14:paraId="3943FC48" w14:textId="77777777" w:rsidR="00A27F45" w:rsidRDefault="00A27F45">
            <w:pPr>
              <w:widowControl w:val="0"/>
              <w:pBdr>
                <w:top w:val="nil"/>
                <w:left w:val="nil"/>
                <w:bottom w:val="nil"/>
                <w:right w:val="nil"/>
                <w:between w:val="nil"/>
              </w:pBdr>
              <w:spacing w:line="480" w:lineRule="auto"/>
            </w:pPr>
          </w:p>
        </w:tc>
      </w:tr>
      <w:tr w:rsidR="00A27F45" w14:paraId="52C34755" w14:textId="77777777">
        <w:trPr>
          <w:trHeight w:val="420"/>
          <w:trPrChange w:id="102" w:author="Matan Mazor (Staff)" w:date="2022-03-24T12:51:00Z">
            <w:trPr>
              <w:trHeight w:val="420"/>
            </w:trPr>
          </w:trPrChange>
        </w:trPr>
        <w:tc>
          <w:tcPr>
            <w:tcW w:w="2145" w:type="dxa"/>
            <w:shd w:val="clear" w:color="auto" w:fill="auto"/>
            <w:tcMar>
              <w:top w:w="100" w:type="dxa"/>
              <w:left w:w="100" w:type="dxa"/>
              <w:bottom w:w="100" w:type="dxa"/>
              <w:right w:w="100" w:type="dxa"/>
            </w:tcMar>
            <w:tcPrChange w:id="103" w:author="Matan Mazor (Staff)" w:date="2022-03-24T12:51:00Z">
              <w:tcPr>
                <w:tcW w:w="2145" w:type="dxa"/>
                <w:shd w:val="clear" w:color="auto" w:fill="auto"/>
                <w:tcMar>
                  <w:top w:w="100" w:type="dxa"/>
                  <w:left w:w="100" w:type="dxa"/>
                  <w:bottom w:w="100" w:type="dxa"/>
                  <w:right w:w="100" w:type="dxa"/>
                </w:tcMar>
              </w:tcPr>
            </w:tcPrChange>
          </w:tcPr>
          <w:p w14:paraId="20CF96A8" w14:textId="77777777" w:rsidR="00A27F45" w:rsidRDefault="002B3780">
            <w:pPr>
              <w:widowControl w:val="0"/>
              <w:pBdr>
                <w:top w:val="nil"/>
                <w:left w:val="nil"/>
                <w:bottom w:val="nil"/>
                <w:right w:val="nil"/>
                <w:between w:val="nil"/>
              </w:pBdr>
              <w:spacing w:line="480" w:lineRule="auto"/>
              <w:rPr>
                <w:sz w:val="16"/>
                <w:szCs w:val="16"/>
                <w:vertAlign w:val="superscript"/>
              </w:rPr>
            </w:pPr>
            <w:r>
              <w:rPr>
                <w:sz w:val="16"/>
                <w:szCs w:val="16"/>
              </w:rPr>
              <w:t>9 Y_conf</w:t>
            </w:r>
            <w:r>
              <w:rPr>
                <w:sz w:val="16"/>
                <w:szCs w:val="16"/>
                <w:vertAlign w:val="superscript"/>
              </w:rPr>
              <w:t>2</w:t>
            </w:r>
          </w:p>
        </w:tc>
        <w:tc>
          <w:tcPr>
            <w:tcW w:w="2490" w:type="dxa"/>
            <w:vMerge/>
            <w:shd w:val="clear" w:color="auto" w:fill="auto"/>
            <w:tcMar>
              <w:top w:w="100" w:type="dxa"/>
              <w:left w:w="100" w:type="dxa"/>
              <w:bottom w:w="100" w:type="dxa"/>
              <w:right w:w="100" w:type="dxa"/>
            </w:tcMar>
            <w:vAlign w:val="center"/>
            <w:tcPrChange w:id="104" w:author="Matan Mazor (Staff)" w:date="2022-03-24T12:51:00Z">
              <w:tcPr>
                <w:tcW w:w="2490" w:type="dxa"/>
                <w:vMerge/>
                <w:shd w:val="clear" w:color="auto" w:fill="auto"/>
                <w:tcMar>
                  <w:top w:w="100" w:type="dxa"/>
                  <w:left w:w="100" w:type="dxa"/>
                  <w:bottom w:w="100" w:type="dxa"/>
                  <w:right w:w="100" w:type="dxa"/>
                </w:tcMar>
                <w:vAlign w:val="center"/>
              </w:tcPr>
            </w:tcPrChange>
          </w:tcPr>
          <w:p w14:paraId="56D36327" w14:textId="77777777" w:rsidR="00A27F45" w:rsidRDefault="00A27F45">
            <w:pPr>
              <w:widowControl w:val="0"/>
              <w:pBdr>
                <w:top w:val="nil"/>
                <w:left w:val="nil"/>
                <w:bottom w:val="nil"/>
                <w:right w:val="nil"/>
                <w:between w:val="nil"/>
              </w:pBdr>
              <w:spacing w:line="480" w:lineRule="auto"/>
            </w:pPr>
          </w:p>
        </w:tc>
        <w:tc>
          <w:tcPr>
            <w:tcW w:w="2160" w:type="dxa"/>
            <w:vMerge/>
            <w:shd w:val="clear" w:color="auto" w:fill="auto"/>
            <w:tcMar>
              <w:top w:w="100" w:type="dxa"/>
              <w:left w:w="100" w:type="dxa"/>
              <w:bottom w:w="100" w:type="dxa"/>
              <w:right w:w="100" w:type="dxa"/>
            </w:tcMar>
            <w:vAlign w:val="center"/>
            <w:tcPrChange w:id="105" w:author="Matan Mazor (Staff)" w:date="2022-03-24T12:51:00Z">
              <w:tcPr>
                <w:tcW w:w="2160" w:type="dxa"/>
                <w:vMerge/>
                <w:shd w:val="clear" w:color="auto" w:fill="auto"/>
                <w:tcMar>
                  <w:top w:w="100" w:type="dxa"/>
                  <w:left w:w="100" w:type="dxa"/>
                  <w:bottom w:w="100" w:type="dxa"/>
                  <w:right w:w="100" w:type="dxa"/>
                </w:tcMar>
                <w:vAlign w:val="center"/>
              </w:tcPr>
            </w:tcPrChange>
          </w:tcPr>
          <w:p w14:paraId="068FB945" w14:textId="77777777" w:rsidR="00A27F45" w:rsidRDefault="00A27F45">
            <w:pPr>
              <w:widowControl w:val="0"/>
              <w:pBdr>
                <w:top w:val="nil"/>
                <w:left w:val="nil"/>
                <w:bottom w:val="nil"/>
                <w:right w:val="nil"/>
                <w:between w:val="nil"/>
              </w:pBdr>
              <w:spacing w:line="480" w:lineRule="auto"/>
            </w:pPr>
          </w:p>
        </w:tc>
      </w:tr>
      <w:tr w:rsidR="00A27F45" w14:paraId="30839A8E" w14:textId="77777777">
        <w:trPr>
          <w:trHeight w:val="420"/>
          <w:trPrChange w:id="106" w:author="Matan Mazor (Staff)" w:date="2022-03-24T12:51:00Z">
            <w:trPr>
              <w:trHeight w:val="420"/>
            </w:trPr>
          </w:trPrChange>
        </w:trPr>
        <w:tc>
          <w:tcPr>
            <w:tcW w:w="2145" w:type="dxa"/>
            <w:shd w:val="clear" w:color="auto" w:fill="auto"/>
            <w:tcMar>
              <w:top w:w="100" w:type="dxa"/>
              <w:left w:w="100" w:type="dxa"/>
              <w:bottom w:w="100" w:type="dxa"/>
              <w:right w:w="100" w:type="dxa"/>
            </w:tcMar>
            <w:tcPrChange w:id="107" w:author="Matan Mazor (Staff)" w:date="2022-03-24T12:51:00Z">
              <w:tcPr>
                <w:tcW w:w="2145" w:type="dxa"/>
                <w:shd w:val="clear" w:color="auto" w:fill="auto"/>
                <w:tcMar>
                  <w:top w:w="100" w:type="dxa"/>
                  <w:left w:w="100" w:type="dxa"/>
                  <w:bottom w:w="100" w:type="dxa"/>
                  <w:right w:w="100" w:type="dxa"/>
                </w:tcMar>
              </w:tcPr>
            </w:tcPrChange>
          </w:tcPr>
          <w:p w14:paraId="28947BB8" w14:textId="77777777" w:rsidR="00A27F45" w:rsidRDefault="002B3780">
            <w:pPr>
              <w:widowControl w:val="0"/>
              <w:pBdr>
                <w:top w:val="nil"/>
                <w:left w:val="nil"/>
                <w:bottom w:val="nil"/>
                <w:right w:val="nil"/>
                <w:between w:val="nil"/>
              </w:pBdr>
              <w:spacing w:line="480" w:lineRule="auto"/>
              <w:rPr>
                <w:sz w:val="16"/>
                <w:szCs w:val="16"/>
              </w:rPr>
            </w:pPr>
            <w:r>
              <w:rPr>
                <w:sz w:val="16"/>
                <w:szCs w:val="16"/>
              </w:rPr>
              <w:t>10 N</w:t>
            </w:r>
          </w:p>
        </w:tc>
        <w:tc>
          <w:tcPr>
            <w:tcW w:w="2490" w:type="dxa"/>
            <w:vMerge/>
            <w:shd w:val="clear" w:color="auto" w:fill="auto"/>
            <w:tcMar>
              <w:top w:w="100" w:type="dxa"/>
              <w:left w:w="100" w:type="dxa"/>
              <w:bottom w:w="100" w:type="dxa"/>
              <w:right w:w="100" w:type="dxa"/>
            </w:tcMar>
            <w:vAlign w:val="center"/>
            <w:tcPrChange w:id="108" w:author="Matan Mazor (Staff)" w:date="2022-03-24T12:51:00Z">
              <w:tcPr>
                <w:tcW w:w="2490" w:type="dxa"/>
                <w:vMerge/>
                <w:shd w:val="clear" w:color="auto" w:fill="auto"/>
                <w:tcMar>
                  <w:top w:w="100" w:type="dxa"/>
                  <w:left w:w="100" w:type="dxa"/>
                  <w:bottom w:w="100" w:type="dxa"/>
                  <w:right w:w="100" w:type="dxa"/>
                </w:tcMar>
                <w:vAlign w:val="center"/>
              </w:tcPr>
            </w:tcPrChange>
          </w:tcPr>
          <w:p w14:paraId="635B14A3" w14:textId="77777777" w:rsidR="00A27F45" w:rsidRDefault="00A27F45">
            <w:pPr>
              <w:widowControl w:val="0"/>
              <w:pBdr>
                <w:top w:val="nil"/>
                <w:left w:val="nil"/>
                <w:bottom w:val="nil"/>
                <w:right w:val="nil"/>
                <w:between w:val="nil"/>
              </w:pBdr>
              <w:spacing w:line="480" w:lineRule="auto"/>
            </w:pPr>
          </w:p>
        </w:tc>
        <w:tc>
          <w:tcPr>
            <w:tcW w:w="2160" w:type="dxa"/>
            <w:vMerge w:val="restart"/>
            <w:shd w:val="clear" w:color="auto" w:fill="auto"/>
            <w:tcMar>
              <w:top w:w="100" w:type="dxa"/>
              <w:left w:w="100" w:type="dxa"/>
              <w:bottom w:w="100" w:type="dxa"/>
              <w:right w:w="100" w:type="dxa"/>
            </w:tcMar>
            <w:vAlign w:val="center"/>
            <w:tcPrChange w:id="109" w:author="Matan Mazor (Staff)" w:date="2022-03-24T12:51:00Z">
              <w:tcPr>
                <w:tcW w:w="2160" w:type="dxa"/>
                <w:vMerge w:val="restart"/>
                <w:shd w:val="clear" w:color="auto" w:fill="auto"/>
                <w:tcMar>
                  <w:top w:w="100" w:type="dxa"/>
                  <w:left w:w="100" w:type="dxa"/>
                  <w:bottom w:w="100" w:type="dxa"/>
                  <w:right w:w="100" w:type="dxa"/>
                </w:tcMar>
                <w:vAlign w:val="center"/>
              </w:tcPr>
            </w:tcPrChange>
          </w:tcPr>
          <w:p w14:paraId="3833A667" w14:textId="77777777" w:rsidR="00A27F45" w:rsidRDefault="002B3780">
            <w:pPr>
              <w:widowControl w:val="0"/>
              <w:pBdr>
                <w:top w:val="nil"/>
                <w:left w:val="nil"/>
                <w:bottom w:val="nil"/>
                <w:right w:val="nil"/>
                <w:between w:val="nil"/>
              </w:pBdr>
              <w:spacing w:line="480" w:lineRule="auto"/>
              <w:jc w:val="center"/>
              <w:rPr>
                <w:sz w:val="16"/>
                <w:szCs w:val="16"/>
              </w:rPr>
            </w:pPr>
            <w:r>
              <w:rPr>
                <w:sz w:val="16"/>
                <w:szCs w:val="16"/>
              </w:rPr>
              <w:t>No</w:t>
            </w:r>
          </w:p>
        </w:tc>
      </w:tr>
      <w:tr w:rsidR="00A27F45" w14:paraId="0A835DD2" w14:textId="77777777">
        <w:trPr>
          <w:trHeight w:val="420"/>
          <w:trPrChange w:id="110" w:author="Matan Mazor (Staff)" w:date="2022-03-24T12:51:00Z">
            <w:trPr>
              <w:trHeight w:val="420"/>
            </w:trPr>
          </w:trPrChange>
        </w:trPr>
        <w:tc>
          <w:tcPr>
            <w:tcW w:w="2145" w:type="dxa"/>
            <w:shd w:val="clear" w:color="auto" w:fill="auto"/>
            <w:tcMar>
              <w:top w:w="100" w:type="dxa"/>
              <w:left w:w="100" w:type="dxa"/>
              <w:bottom w:w="100" w:type="dxa"/>
              <w:right w:w="100" w:type="dxa"/>
            </w:tcMar>
            <w:tcPrChange w:id="111" w:author="Matan Mazor (Staff)" w:date="2022-03-24T12:51:00Z">
              <w:tcPr>
                <w:tcW w:w="2145" w:type="dxa"/>
                <w:shd w:val="clear" w:color="auto" w:fill="auto"/>
                <w:tcMar>
                  <w:top w:w="100" w:type="dxa"/>
                  <w:left w:w="100" w:type="dxa"/>
                  <w:bottom w:w="100" w:type="dxa"/>
                  <w:right w:w="100" w:type="dxa"/>
                </w:tcMar>
              </w:tcPr>
            </w:tcPrChange>
          </w:tcPr>
          <w:p w14:paraId="43CD0AF5" w14:textId="77777777" w:rsidR="00A27F45" w:rsidRDefault="002B3780">
            <w:pPr>
              <w:widowControl w:val="0"/>
              <w:pBdr>
                <w:top w:val="nil"/>
                <w:left w:val="nil"/>
                <w:bottom w:val="nil"/>
                <w:right w:val="nil"/>
                <w:between w:val="nil"/>
              </w:pBdr>
              <w:spacing w:line="480" w:lineRule="auto"/>
              <w:rPr>
                <w:sz w:val="16"/>
                <w:szCs w:val="16"/>
              </w:rPr>
            </w:pPr>
            <w:r>
              <w:rPr>
                <w:sz w:val="16"/>
                <w:szCs w:val="16"/>
              </w:rPr>
              <w:t>11N_conf</w:t>
            </w:r>
          </w:p>
        </w:tc>
        <w:tc>
          <w:tcPr>
            <w:tcW w:w="2490" w:type="dxa"/>
            <w:vMerge/>
            <w:shd w:val="clear" w:color="auto" w:fill="auto"/>
            <w:tcMar>
              <w:top w:w="100" w:type="dxa"/>
              <w:left w:w="100" w:type="dxa"/>
              <w:bottom w:w="100" w:type="dxa"/>
              <w:right w:w="100" w:type="dxa"/>
            </w:tcMar>
            <w:vAlign w:val="center"/>
            <w:tcPrChange w:id="112" w:author="Matan Mazor (Staff)" w:date="2022-03-24T12:51:00Z">
              <w:tcPr>
                <w:tcW w:w="2490" w:type="dxa"/>
                <w:vMerge/>
                <w:shd w:val="clear" w:color="auto" w:fill="auto"/>
                <w:tcMar>
                  <w:top w:w="100" w:type="dxa"/>
                  <w:left w:w="100" w:type="dxa"/>
                  <w:bottom w:w="100" w:type="dxa"/>
                  <w:right w:w="100" w:type="dxa"/>
                </w:tcMar>
                <w:vAlign w:val="center"/>
              </w:tcPr>
            </w:tcPrChange>
          </w:tcPr>
          <w:p w14:paraId="2C2A3CE3" w14:textId="77777777" w:rsidR="00A27F45" w:rsidRDefault="00A27F45">
            <w:pPr>
              <w:widowControl w:val="0"/>
              <w:pBdr>
                <w:top w:val="nil"/>
                <w:left w:val="nil"/>
                <w:bottom w:val="nil"/>
                <w:right w:val="nil"/>
                <w:between w:val="nil"/>
              </w:pBdr>
              <w:spacing w:line="480" w:lineRule="auto"/>
            </w:pPr>
          </w:p>
        </w:tc>
        <w:tc>
          <w:tcPr>
            <w:tcW w:w="2160" w:type="dxa"/>
            <w:vMerge/>
            <w:shd w:val="clear" w:color="auto" w:fill="auto"/>
            <w:tcMar>
              <w:top w:w="100" w:type="dxa"/>
              <w:left w:w="100" w:type="dxa"/>
              <w:bottom w:w="100" w:type="dxa"/>
              <w:right w:w="100" w:type="dxa"/>
            </w:tcMar>
            <w:vAlign w:val="center"/>
            <w:tcPrChange w:id="113" w:author="Matan Mazor (Staff)" w:date="2022-03-24T12:51:00Z">
              <w:tcPr>
                <w:tcW w:w="2160" w:type="dxa"/>
                <w:vMerge/>
                <w:shd w:val="clear" w:color="auto" w:fill="auto"/>
                <w:tcMar>
                  <w:top w:w="100" w:type="dxa"/>
                  <w:left w:w="100" w:type="dxa"/>
                  <w:bottom w:w="100" w:type="dxa"/>
                  <w:right w:w="100" w:type="dxa"/>
                </w:tcMar>
                <w:vAlign w:val="center"/>
              </w:tcPr>
            </w:tcPrChange>
          </w:tcPr>
          <w:p w14:paraId="6B6E88CF" w14:textId="77777777" w:rsidR="00A27F45" w:rsidRDefault="00A27F45">
            <w:pPr>
              <w:widowControl w:val="0"/>
              <w:pBdr>
                <w:top w:val="nil"/>
                <w:left w:val="nil"/>
                <w:bottom w:val="nil"/>
                <w:right w:val="nil"/>
                <w:between w:val="nil"/>
              </w:pBdr>
              <w:spacing w:line="480" w:lineRule="auto"/>
            </w:pPr>
          </w:p>
        </w:tc>
      </w:tr>
      <w:tr w:rsidR="00A27F45" w14:paraId="3FA823FB" w14:textId="77777777">
        <w:trPr>
          <w:trHeight w:val="420"/>
          <w:trPrChange w:id="114" w:author="Matan Mazor (Staff)" w:date="2022-03-24T12:51:00Z">
            <w:trPr>
              <w:trHeight w:val="420"/>
            </w:trPr>
          </w:trPrChange>
        </w:trPr>
        <w:tc>
          <w:tcPr>
            <w:tcW w:w="2145" w:type="dxa"/>
            <w:shd w:val="clear" w:color="auto" w:fill="auto"/>
            <w:tcMar>
              <w:top w:w="100" w:type="dxa"/>
              <w:left w:w="100" w:type="dxa"/>
              <w:bottom w:w="100" w:type="dxa"/>
              <w:right w:w="100" w:type="dxa"/>
            </w:tcMar>
            <w:tcPrChange w:id="115" w:author="Matan Mazor (Staff)" w:date="2022-03-24T12:51:00Z">
              <w:tcPr>
                <w:tcW w:w="2145" w:type="dxa"/>
                <w:shd w:val="clear" w:color="auto" w:fill="auto"/>
                <w:tcMar>
                  <w:top w:w="100" w:type="dxa"/>
                  <w:left w:w="100" w:type="dxa"/>
                  <w:bottom w:w="100" w:type="dxa"/>
                  <w:right w:w="100" w:type="dxa"/>
                </w:tcMar>
              </w:tcPr>
            </w:tcPrChange>
          </w:tcPr>
          <w:p w14:paraId="6CB2F510" w14:textId="77777777" w:rsidR="00A27F45" w:rsidRDefault="002B3780">
            <w:pPr>
              <w:widowControl w:val="0"/>
              <w:pBdr>
                <w:top w:val="nil"/>
                <w:left w:val="nil"/>
                <w:bottom w:val="nil"/>
                <w:right w:val="nil"/>
                <w:between w:val="nil"/>
              </w:pBdr>
              <w:spacing w:line="480" w:lineRule="auto"/>
              <w:rPr>
                <w:sz w:val="16"/>
                <w:szCs w:val="16"/>
                <w:vertAlign w:val="superscript"/>
              </w:rPr>
            </w:pPr>
            <w:r>
              <w:rPr>
                <w:sz w:val="16"/>
                <w:szCs w:val="16"/>
              </w:rPr>
              <w:t>12 N_conf</w:t>
            </w:r>
            <w:r>
              <w:rPr>
                <w:sz w:val="16"/>
                <w:szCs w:val="16"/>
                <w:vertAlign w:val="superscript"/>
              </w:rPr>
              <w:t>2</w:t>
            </w:r>
          </w:p>
        </w:tc>
        <w:tc>
          <w:tcPr>
            <w:tcW w:w="2490" w:type="dxa"/>
            <w:vMerge/>
            <w:shd w:val="clear" w:color="auto" w:fill="auto"/>
            <w:tcMar>
              <w:top w:w="100" w:type="dxa"/>
              <w:left w:w="100" w:type="dxa"/>
              <w:bottom w:w="100" w:type="dxa"/>
              <w:right w:w="100" w:type="dxa"/>
            </w:tcMar>
            <w:vAlign w:val="center"/>
            <w:tcPrChange w:id="116" w:author="Matan Mazor (Staff)" w:date="2022-03-24T12:51:00Z">
              <w:tcPr>
                <w:tcW w:w="2490" w:type="dxa"/>
                <w:vMerge/>
                <w:shd w:val="clear" w:color="auto" w:fill="auto"/>
                <w:tcMar>
                  <w:top w:w="100" w:type="dxa"/>
                  <w:left w:w="100" w:type="dxa"/>
                  <w:bottom w:w="100" w:type="dxa"/>
                  <w:right w:w="100" w:type="dxa"/>
                </w:tcMar>
                <w:vAlign w:val="center"/>
              </w:tcPr>
            </w:tcPrChange>
          </w:tcPr>
          <w:p w14:paraId="2870545C" w14:textId="77777777" w:rsidR="00A27F45" w:rsidRDefault="00A27F45">
            <w:pPr>
              <w:widowControl w:val="0"/>
              <w:pBdr>
                <w:top w:val="nil"/>
                <w:left w:val="nil"/>
                <w:bottom w:val="nil"/>
                <w:right w:val="nil"/>
                <w:between w:val="nil"/>
              </w:pBdr>
              <w:spacing w:line="480" w:lineRule="auto"/>
            </w:pPr>
          </w:p>
        </w:tc>
        <w:tc>
          <w:tcPr>
            <w:tcW w:w="2160" w:type="dxa"/>
            <w:vMerge/>
            <w:shd w:val="clear" w:color="auto" w:fill="auto"/>
            <w:tcMar>
              <w:top w:w="100" w:type="dxa"/>
              <w:left w:w="100" w:type="dxa"/>
              <w:bottom w:w="100" w:type="dxa"/>
              <w:right w:w="100" w:type="dxa"/>
            </w:tcMar>
            <w:vAlign w:val="center"/>
            <w:tcPrChange w:id="117" w:author="Matan Mazor (Staff)" w:date="2022-03-24T12:51:00Z">
              <w:tcPr>
                <w:tcW w:w="2160" w:type="dxa"/>
                <w:vMerge/>
                <w:shd w:val="clear" w:color="auto" w:fill="auto"/>
                <w:tcMar>
                  <w:top w:w="100" w:type="dxa"/>
                  <w:left w:w="100" w:type="dxa"/>
                  <w:bottom w:w="100" w:type="dxa"/>
                  <w:right w:w="100" w:type="dxa"/>
                </w:tcMar>
                <w:vAlign w:val="center"/>
              </w:tcPr>
            </w:tcPrChange>
          </w:tcPr>
          <w:p w14:paraId="78611679" w14:textId="77777777" w:rsidR="00A27F45" w:rsidRDefault="00A27F45">
            <w:pPr>
              <w:widowControl w:val="0"/>
              <w:pBdr>
                <w:top w:val="nil"/>
                <w:left w:val="nil"/>
                <w:bottom w:val="nil"/>
                <w:right w:val="nil"/>
                <w:between w:val="nil"/>
              </w:pBdr>
              <w:spacing w:line="480" w:lineRule="auto"/>
            </w:pPr>
          </w:p>
        </w:tc>
      </w:tr>
      <w:tr w:rsidR="00A27F45" w14:paraId="07CA9766" w14:textId="77777777">
        <w:trPr>
          <w:trHeight w:val="420"/>
          <w:trPrChange w:id="118" w:author="Matan Mazor (Staff)" w:date="2022-03-24T12:51:00Z">
            <w:trPr>
              <w:trHeight w:val="420"/>
            </w:trPr>
          </w:trPrChange>
        </w:trPr>
        <w:tc>
          <w:tcPr>
            <w:tcW w:w="2145" w:type="dxa"/>
            <w:shd w:val="clear" w:color="auto" w:fill="auto"/>
            <w:tcMar>
              <w:top w:w="100" w:type="dxa"/>
              <w:left w:w="100" w:type="dxa"/>
              <w:bottom w:w="100" w:type="dxa"/>
              <w:right w:w="100" w:type="dxa"/>
            </w:tcMar>
            <w:tcPrChange w:id="119" w:author="Matan Mazor (Staff)" w:date="2022-03-24T12:51:00Z">
              <w:tcPr>
                <w:tcW w:w="2145" w:type="dxa"/>
                <w:shd w:val="clear" w:color="auto" w:fill="auto"/>
                <w:tcMar>
                  <w:top w:w="100" w:type="dxa"/>
                  <w:left w:w="100" w:type="dxa"/>
                  <w:bottom w:w="100" w:type="dxa"/>
                  <w:right w:w="100" w:type="dxa"/>
                </w:tcMar>
              </w:tcPr>
            </w:tcPrChange>
          </w:tcPr>
          <w:p w14:paraId="3079301F" w14:textId="77777777" w:rsidR="00A27F45" w:rsidRDefault="002B3780">
            <w:pPr>
              <w:widowControl w:val="0"/>
              <w:pBdr>
                <w:top w:val="nil"/>
                <w:left w:val="nil"/>
                <w:bottom w:val="nil"/>
                <w:right w:val="nil"/>
                <w:between w:val="nil"/>
              </w:pBdr>
              <w:spacing w:line="480" w:lineRule="auto"/>
              <w:rPr>
                <w:sz w:val="16"/>
                <w:szCs w:val="16"/>
              </w:rPr>
            </w:pPr>
            <w:r>
              <w:rPr>
                <w:sz w:val="16"/>
                <w:szCs w:val="16"/>
              </w:rPr>
              <w:t>13 V</w:t>
            </w:r>
          </w:p>
        </w:tc>
        <w:tc>
          <w:tcPr>
            <w:tcW w:w="2490" w:type="dxa"/>
            <w:vMerge w:val="restart"/>
            <w:shd w:val="clear" w:color="auto" w:fill="auto"/>
            <w:tcMar>
              <w:top w:w="100" w:type="dxa"/>
              <w:left w:w="100" w:type="dxa"/>
              <w:bottom w:w="100" w:type="dxa"/>
              <w:right w:w="100" w:type="dxa"/>
            </w:tcMar>
            <w:vAlign w:val="center"/>
            <w:tcPrChange w:id="120" w:author="Matan Mazor (Staff)" w:date="2022-03-24T12:51:00Z">
              <w:tcPr>
                <w:tcW w:w="2490" w:type="dxa"/>
                <w:vMerge w:val="restart"/>
                <w:shd w:val="clear" w:color="auto" w:fill="auto"/>
                <w:tcMar>
                  <w:top w:w="100" w:type="dxa"/>
                  <w:left w:w="100" w:type="dxa"/>
                  <w:bottom w:w="100" w:type="dxa"/>
                  <w:right w:w="100" w:type="dxa"/>
                </w:tcMar>
                <w:vAlign w:val="center"/>
              </w:tcPr>
            </w:tcPrChange>
          </w:tcPr>
          <w:p w14:paraId="3437EA3B" w14:textId="77777777" w:rsidR="00A27F45" w:rsidRDefault="002B3780">
            <w:pPr>
              <w:widowControl w:val="0"/>
              <w:pBdr>
                <w:top w:val="nil"/>
                <w:left w:val="nil"/>
                <w:bottom w:val="nil"/>
                <w:right w:val="nil"/>
                <w:between w:val="nil"/>
              </w:pBdr>
              <w:spacing w:line="480" w:lineRule="auto"/>
              <w:jc w:val="center"/>
              <w:rPr>
                <w:sz w:val="16"/>
                <w:szCs w:val="16"/>
              </w:rPr>
            </w:pPr>
            <w:r>
              <w:rPr>
                <w:sz w:val="16"/>
                <w:szCs w:val="16"/>
              </w:rPr>
              <w:t>Tilt recognition</w:t>
            </w:r>
          </w:p>
        </w:tc>
        <w:tc>
          <w:tcPr>
            <w:tcW w:w="2160" w:type="dxa"/>
            <w:vMerge w:val="restart"/>
            <w:shd w:val="clear" w:color="auto" w:fill="auto"/>
            <w:tcMar>
              <w:top w:w="100" w:type="dxa"/>
              <w:left w:w="100" w:type="dxa"/>
              <w:bottom w:w="100" w:type="dxa"/>
              <w:right w:w="100" w:type="dxa"/>
            </w:tcMar>
            <w:vAlign w:val="center"/>
            <w:tcPrChange w:id="121" w:author="Matan Mazor (Staff)" w:date="2022-03-24T12:51:00Z">
              <w:tcPr>
                <w:tcW w:w="2160" w:type="dxa"/>
                <w:vMerge w:val="restart"/>
                <w:shd w:val="clear" w:color="auto" w:fill="auto"/>
                <w:tcMar>
                  <w:top w:w="100" w:type="dxa"/>
                  <w:left w:w="100" w:type="dxa"/>
                  <w:bottom w:w="100" w:type="dxa"/>
                  <w:right w:w="100" w:type="dxa"/>
                </w:tcMar>
                <w:vAlign w:val="center"/>
              </w:tcPr>
            </w:tcPrChange>
          </w:tcPr>
          <w:p w14:paraId="6021B286" w14:textId="77777777" w:rsidR="00A27F45" w:rsidRDefault="002B3780">
            <w:pPr>
              <w:widowControl w:val="0"/>
              <w:pBdr>
                <w:top w:val="nil"/>
                <w:left w:val="nil"/>
                <w:bottom w:val="nil"/>
                <w:right w:val="nil"/>
                <w:between w:val="nil"/>
              </w:pBdr>
              <w:spacing w:line="480" w:lineRule="auto"/>
              <w:jc w:val="center"/>
              <w:rPr>
                <w:sz w:val="16"/>
                <w:szCs w:val="16"/>
              </w:rPr>
            </w:pPr>
            <w:r>
              <w:rPr>
                <w:sz w:val="16"/>
                <w:szCs w:val="16"/>
              </w:rPr>
              <w:t>Vertical</w:t>
            </w:r>
          </w:p>
        </w:tc>
      </w:tr>
      <w:tr w:rsidR="00A27F45" w14:paraId="67CBCEBF" w14:textId="77777777">
        <w:trPr>
          <w:trHeight w:val="420"/>
          <w:trPrChange w:id="122" w:author="Matan Mazor (Staff)" w:date="2022-03-24T12:51:00Z">
            <w:trPr>
              <w:trHeight w:val="420"/>
            </w:trPr>
          </w:trPrChange>
        </w:trPr>
        <w:tc>
          <w:tcPr>
            <w:tcW w:w="2145" w:type="dxa"/>
            <w:shd w:val="clear" w:color="auto" w:fill="auto"/>
            <w:tcMar>
              <w:top w:w="100" w:type="dxa"/>
              <w:left w:w="100" w:type="dxa"/>
              <w:bottom w:w="100" w:type="dxa"/>
              <w:right w:w="100" w:type="dxa"/>
            </w:tcMar>
            <w:tcPrChange w:id="123" w:author="Matan Mazor (Staff)" w:date="2022-03-24T12:51:00Z">
              <w:tcPr>
                <w:tcW w:w="2145" w:type="dxa"/>
                <w:shd w:val="clear" w:color="auto" w:fill="auto"/>
                <w:tcMar>
                  <w:top w:w="100" w:type="dxa"/>
                  <w:left w:w="100" w:type="dxa"/>
                  <w:bottom w:w="100" w:type="dxa"/>
                  <w:right w:w="100" w:type="dxa"/>
                </w:tcMar>
              </w:tcPr>
            </w:tcPrChange>
          </w:tcPr>
          <w:p w14:paraId="021ED9EF" w14:textId="77777777" w:rsidR="00A27F45" w:rsidRDefault="002B3780">
            <w:pPr>
              <w:widowControl w:val="0"/>
              <w:pBdr>
                <w:top w:val="nil"/>
                <w:left w:val="nil"/>
                <w:bottom w:val="nil"/>
                <w:right w:val="nil"/>
                <w:between w:val="nil"/>
              </w:pBdr>
              <w:spacing w:line="480" w:lineRule="auto"/>
              <w:rPr>
                <w:sz w:val="16"/>
                <w:szCs w:val="16"/>
              </w:rPr>
            </w:pPr>
            <w:r>
              <w:rPr>
                <w:sz w:val="16"/>
                <w:szCs w:val="16"/>
              </w:rPr>
              <w:t>14 V_conf</w:t>
            </w:r>
          </w:p>
        </w:tc>
        <w:tc>
          <w:tcPr>
            <w:tcW w:w="2490" w:type="dxa"/>
            <w:vMerge/>
            <w:shd w:val="clear" w:color="auto" w:fill="auto"/>
            <w:tcMar>
              <w:top w:w="100" w:type="dxa"/>
              <w:left w:w="100" w:type="dxa"/>
              <w:bottom w:w="100" w:type="dxa"/>
              <w:right w:w="100" w:type="dxa"/>
            </w:tcMar>
            <w:vAlign w:val="center"/>
            <w:tcPrChange w:id="124" w:author="Matan Mazor (Staff)" w:date="2022-03-24T12:51:00Z">
              <w:tcPr>
                <w:tcW w:w="2490" w:type="dxa"/>
                <w:vMerge/>
                <w:shd w:val="clear" w:color="auto" w:fill="auto"/>
                <w:tcMar>
                  <w:top w:w="100" w:type="dxa"/>
                  <w:left w:w="100" w:type="dxa"/>
                  <w:bottom w:w="100" w:type="dxa"/>
                  <w:right w:w="100" w:type="dxa"/>
                </w:tcMar>
                <w:vAlign w:val="center"/>
              </w:tcPr>
            </w:tcPrChange>
          </w:tcPr>
          <w:p w14:paraId="749B49F0" w14:textId="77777777" w:rsidR="00A27F45" w:rsidRDefault="00A27F45">
            <w:pPr>
              <w:widowControl w:val="0"/>
              <w:pBdr>
                <w:top w:val="nil"/>
                <w:left w:val="nil"/>
                <w:bottom w:val="nil"/>
                <w:right w:val="nil"/>
                <w:between w:val="nil"/>
              </w:pBdr>
              <w:spacing w:line="480" w:lineRule="auto"/>
            </w:pPr>
          </w:p>
        </w:tc>
        <w:tc>
          <w:tcPr>
            <w:tcW w:w="2160" w:type="dxa"/>
            <w:vMerge/>
            <w:shd w:val="clear" w:color="auto" w:fill="auto"/>
            <w:tcMar>
              <w:top w:w="100" w:type="dxa"/>
              <w:left w:w="100" w:type="dxa"/>
              <w:bottom w:w="100" w:type="dxa"/>
              <w:right w:w="100" w:type="dxa"/>
            </w:tcMar>
            <w:vAlign w:val="center"/>
            <w:tcPrChange w:id="125" w:author="Matan Mazor (Staff)" w:date="2022-03-24T12:51:00Z">
              <w:tcPr>
                <w:tcW w:w="2160" w:type="dxa"/>
                <w:vMerge/>
                <w:shd w:val="clear" w:color="auto" w:fill="auto"/>
                <w:tcMar>
                  <w:top w:w="100" w:type="dxa"/>
                  <w:left w:w="100" w:type="dxa"/>
                  <w:bottom w:w="100" w:type="dxa"/>
                  <w:right w:w="100" w:type="dxa"/>
                </w:tcMar>
                <w:vAlign w:val="center"/>
              </w:tcPr>
            </w:tcPrChange>
          </w:tcPr>
          <w:p w14:paraId="04706B2A" w14:textId="77777777" w:rsidR="00A27F45" w:rsidRDefault="00A27F45">
            <w:pPr>
              <w:widowControl w:val="0"/>
              <w:pBdr>
                <w:top w:val="nil"/>
                <w:left w:val="nil"/>
                <w:bottom w:val="nil"/>
                <w:right w:val="nil"/>
                <w:between w:val="nil"/>
              </w:pBdr>
              <w:spacing w:line="480" w:lineRule="auto"/>
            </w:pPr>
          </w:p>
        </w:tc>
      </w:tr>
      <w:tr w:rsidR="00A27F45" w14:paraId="6BD2B761" w14:textId="77777777">
        <w:trPr>
          <w:trHeight w:val="420"/>
          <w:trPrChange w:id="126" w:author="Matan Mazor (Staff)" w:date="2022-03-24T12:51:00Z">
            <w:trPr>
              <w:trHeight w:val="420"/>
            </w:trPr>
          </w:trPrChange>
        </w:trPr>
        <w:tc>
          <w:tcPr>
            <w:tcW w:w="2145" w:type="dxa"/>
            <w:shd w:val="clear" w:color="auto" w:fill="auto"/>
            <w:tcMar>
              <w:top w:w="100" w:type="dxa"/>
              <w:left w:w="100" w:type="dxa"/>
              <w:bottom w:w="100" w:type="dxa"/>
              <w:right w:w="100" w:type="dxa"/>
            </w:tcMar>
            <w:tcPrChange w:id="127" w:author="Matan Mazor (Staff)" w:date="2022-03-24T12:51:00Z">
              <w:tcPr>
                <w:tcW w:w="2145" w:type="dxa"/>
                <w:shd w:val="clear" w:color="auto" w:fill="auto"/>
                <w:tcMar>
                  <w:top w:w="100" w:type="dxa"/>
                  <w:left w:w="100" w:type="dxa"/>
                  <w:bottom w:w="100" w:type="dxa"/>
                  <w:right w:w="100" w:type="dxa"/>
                </w:tcMar>
              </w:tcPr>
            </w:tcPrChange>
          </w:tcPr>
          <w:p w14:paraId="10C760D6" w14:textId="77777777" w:rsidR="00A27F45" w:rsidRDefault="002B3780">
            <w:pPr>
              <w:widowControl w:val="0"/>
              <w:pBdr>
                <w:top w:val="nil"/>
                <w:left w:val="nil"/>
                <w:bottom w:val="nil"/>
                <w:right w:val="nil"/>
                <w:between w:val="nil"/>
              </w:pBdr>
              <w:spacing w:line="480" w:lineRule="auto"/>
              <w:rPr>
                <w:sz w:val="16"/>
                <w:szCs w:val="16"/>
                <w:vertAlign w:val="superscript"/>
              </w:rPr>
            </w:pPr>
            <w:r>
              <w:rPr>
                <w:sz w:val="16"/>
                <w:szCs w:val="16"/>
              </w:rPr>
              <w:t>15 V_conf</w:t>
            </w:r>
            <w:r>
              <w:rPr>
                <w:sz w:val="16"/>
                <w:szCs w:val="16"/>
                <w:vertAlign w:val="superscript"/>
              </w:rPr>
              <w:t>2</w:t>
            </w:r>
          </w:p>
        </w:tc>
        <w:tc>
          <w:tcPr>
            <w:tcW w:w="2490" w:type="dxa"/>
            <w:vMerge/>
            <w:shd w:val="clear" w:color="auto" w:fill="auto"/>
            <w:tcMar>
              <w:top w:w="100" w:type="dxa"/>
              <w:left w:w="100" w:type="dxa"/>
              <w:bottom w:w="100" w:type="dxa"/>
              <w:right w:w="100" w:type="dxa"/>
            </w:tcMar>
            <w:vAlign w:val="center"/>
            <w:tcPrChange w:id="128" w:author="Matan Mazor (Staff)" w:date="2022-03-24T12:51:00Z">
              <w:tcPr>
                <w:tcW w:w="2490" w:type="dxa"/>
                <w:vMerge/>
                <w:shd w:val="clear" w:color="auto" w:fill="auto"/>
                <w:tcMar>
                  <w:top w:w="100" w:type="dxa"/>
                  <w:left w:w="100" w:type="dxa"/>
                  <w:bottom w:w="100" w:type="dxa"/>
                  <w:right w:w="100" w:type="dxa"/>
                </w:tcMar>
                <w:vAlign w:val="center"/>
              </w:tcPr>
            </w:tcPrChange>
          </w:tcPr>
          <w:p w14:paraId="4BDAB75A" w14:textId="77777777" w:rsidR="00A27F45" w:rsidRDefault="00A27F45">
            <w:pPr>
              <w:widowControl w:val="0"/>
              <w:pBdr>
                <w:top w:val="nil"/>
                <w:left w:val="nil"/>
                <w:bottom w:val="nil"/>
                <w:right w:val="nil"/>
                <w:between w:val="nil"/>
              </w:pBdr>
              <w:spacing w:line="480" w:lineRule="auto"/>
            </w:pPr>
          </w:p>
        </w:tc>
        <w:tc>
          <w:tcPr>
            <w:tcW w:w="2160" w:type="dxa"/>
            <w:vMerge/>
            <w:shd w:val="clear" w:color="auto" w:fill="auto"/>
            <w:tcMar>
              <w:top w:w="100" w:type="dxa"/>
              <w:left w:w="100" w:type="dxa"/>
              <w:bottom w:w="100" w:type="dxa"/>
              <w:right w:w="100" w:type="dxa"/>
            </w:tcMar>
            <w:vAlign w:val="center"/>
            <w:tcPrChange w:id="129" w:author="Matan Mazor (Staff)" w:date="2022-03-24T12:51:00Z">
              <w:tcPr>
                <w:tcW w:w="2160" w:type="dxa"/>
                <w:vMerge/>
                <w:shd w:val="clear" w:color="auto" w:fill="auto"/>
                <w:tcMar>
                  <w:top w:w="100" w:type="dxa"/>
                  <w:left w:w="100" w:type="dxa"/>
                  <w:bottom w:w="100" w:type="dxa"/>
                  <w:right w:w="100" w:type="dxa"/>
                </w:tcMar>
                <w:vAlign w:val="center"/>
              </w:tcPr>
            </w:tcPrChange>
          </w:tcPr>
          <w:p w14:paraId="20B8C7B9" w14:textId="77777777" w:rsidR="00A27F45" w:rsidRDefault="00A27F45">
            <w:pPr>
              <w:widowControl w:val="0"/>
              <w:pBdr>
                <w:top w:val="nil"/>
                <w:left w:val="nil"/>
                <w:bottom w:val="nil"/>
                <w:right w:val="nil"/>
                <w:between w:val="nil"/>
              </w:pBdr>
              <w:spacing w:line="480" w:lineRule="auto"/>
            </w:pPr>
          </w:p>
        </w:tc>
      </w:tr>
      <w:tr w:rsidR="00A27F45" w14:paraId="66AD23DF" w14:textId="77777777">
        <w:trPr>
          <w:trHeight w:val="420"/>
          <w:trPrChange w:id="130" w:author="Matan Mazor (Staff)" w:date="2022-03-24T12:51:00Z">
            <w:trPr>
              <w:trHeight w:val="420"/>
            </w:trPr>
          </w:trPrChange>
        </w:trPr>
        <w:tc>
          <w:tcPr>
            <w:tcW w:w="2145" w:type="dxa"/>
            <w:shd w:val="clear" w:color="auto" w:fill="auto"/>
            <w:tcMar>
              <w:top w:w="100" w:type="dxa"/>
              <w:left w:w="100" w:type="dxa"/>
              <w:bottom w:w="100" w:type="dxa"/>
              <w:right w:w="100" w:type="dxa"/>
            </w:tcMar>
            <w:tcPrChange w:id="131" w:author="Matan Mazor (Staff)" w:date="2022-03-24T12:51:00Z">
              <w:tcPr>
                <w:tcW w:w="2145" w:type="dxa"/>
                <w:shd w:val="clear" w:color="auto" w:fill="auto"/>
                <w:tcMar>
                  <w:top w:w="100" w:type="dxa"/>
                  <w:left w:w="100" w:type="dxa"/>
                  <w:bottom w:w="100" w:type="dxa"/>
                  <w:right w:w="100" w:type="dxa"/>
                </w:tcMar>
              </w:tcPr>
            </w:tcPrChange>
          </w:tcPr>
          <w:p w14:paraId="0DD206C4" w14:textId="77777777" w:rsidR="00A27F45" w:rsidRDefault="002B3780">
            <w:pPr>
              <w:widowControl w:val="0"/>
              <w:pBdr>
                <w:top w:val="nil"/>
                <w:left w:val="nil"/>
                <w:bottom w:val="nil"/>
                <w:right w:val="nil"/>
                <w:between w:val="nil"/>
              </w:pBdr>
              <w:spacing w:line="480" w:lineRule="auto"/>
              <w:rPr>
                <w:sz w:val="16"/>
                <w:szCs w:val="16"/>
              </w:rPr>
            </w:pPr>
            <w:r>
              <w:rPr>
                <w:sz w:val="16"/>
                <w:szCs w:val="16"/>
              </w:rPr>
              <w:t>16 T</w:t>
            </w:r>
          </w:p>
        </w:tc>
        <w:tc>
          <w:tcPr>
            <w:tcW w:w="2490" w:type="dxa"/>
            <w:vMerge/>
            <w:shd w:val="clear" w:color="auto" w:fill="auto"/>
            <w:tcMar>
              <w:top w:w="100" w:type="dxa"/>
              <w:left w:w="100" w:type="dxa"/>
              <w:bottom w:w="100" w:type="dxa"/>
              <w:right w:w="100" w:type="dxa"/>
            </w:tcMar>
            <w:vAlign w:val="center"/>
            <w:tcPrChange w:id="132" w:author="Matan Mazor (Staff)" w:date="2022-03-24T12:51:00Z">
              <w:tcPr>
                <w:tcW w:w="2490" w:type="dxa"/>
                <w:vMerge/>
                <w:shd w:val="clear" w:color="auto" w:fill="auto"/>
                <w:tcMar>
                  <w:top w:w="100" w:type="dxa"/>
                  <w:left w:w="100" w:type="dxa"/>
                  <w:bottom w:w="100" w:type="dxa"/>
                  <w:right w:w="100" w:type="dxa"/>
                </w:tcMar>
                <w:vAlign w:val="center"/>
              </w:tcPr>
            </w:tcPrChange>
          </w:tcPr>
          <w:p w14:paraId="4D5A50DD" w14:textId="77777777" w:rsidR="00A27F45" w:rsidRDefault="00A27F45">
            <w:pPr>
              <w:widowControl w:val="0"/>
              <w:pBdr>
                <w:top w:val="nil"/>
                <w:left w:val="nil"/>
                <w:bottom w:val="nil"/>
                <w:right w:val="nil"/>
                <w:between w:val="nil"/>
              </w:pBdr>
              <w:spacing w:line="480" w:lineRule="auto"/>
            </w:pPr>
          </w:p>
        </w:tc>
        <w:tc>
          <w:tcPr>
            <w:tcW w:w="2160" w:type="dxa"/>
            <w:vMerge w:val="restart"/>
            <w:shd w:val="clear" w:color="auto" w:fill="auto"/>
            <w:tcMar>
              <w:top w:w="100" w:type="dxa"/>
              <w:left w:w="100" w:type="dxa"/>
              <w:bottom w:w="100" w:type="dxa"/>
              <w:right w:w="100" w:type="dxa"/>
            </w:tcMar>
            <w:vAlign w:val="center"/>
            <w:tcPrChange w:id="133" w:author="Matan Mazor (Staff)" w:date="2022-03-24T12:51:00Z">
              <w:tcPr>
                <w:tcW w:w="2160" w:type="dxa"/>
                <w:vMerge w:val="restart"/>
                <w:shd w:val="clear" w:color="auto" w:fill="auto"/>
                <w:tcMar>
                  <w:top w:w="100" w:type="dxa"/>
                  <w:left w:w="100" w:type="dxa"/>
                  <w:bottom w:w="100" w:type="dxa"/>
                  <w:right w:w="100" w:type="dxa"/>
                </w:tcMar>
                <w:vAlign w:val="center"/>
              </w:tcPr>
            </w:tcPrChange>
          </w:tcPr>
          <w:p w14:paraId="1CDD08F3" w14:textId="77777777" w:rsidR="00A27F45" w:rsidRDefault="002B3780">
            <w:pPr>
              <w:widowControl w:val="0"/>
              <w:pBdr>
                <w:top w:val="nil"/>
                <w:left w:val="nil"/>
                <w:bottom w:val="nil"/>
                <w:right w:val="nil"/>
                <w:between w:val="nil"/>
              </w:pBdr>
              <w:spacing w:line="480" w:lineRule="auto"/>
              <w:jc w:val="center"/>
              <w:rPr>
                <w:sz w:val="16"/>
                <w:szCs w:val="16"/>
              </w:rPr>
            </w:pPr>
            <w:r>
              <w:rPr>
                <w:sz w:val="16"/>
                <w:szCs w:val="16"/>
              </w:rPr>
              <w:t>Tilted</w:t>
            </w:r>
          </w:p>
        </w:tc>
      </w:tr>
      <w:tr w:rsidR="00A27F45" w14:paraId="2A18DAC1" w14:textId="77777777">
        <w:trPr>
          <w:trHeight w:val="420"/>
          <w:trPrChange w:id="134" w:author="Matan Mazor (Staff)" w:date="2022-03-24T12:51:00Z">
            <w:trPr>
              <w:trHeight w:val="420"/>
            </w:trPr>
          </w:trPrChange>
        </w:trPr>
        <w:tc>
          <w:tcPr>
            <w:tcW w:w="2145" w:type="dxa"/>
            <w:shd w:val="clear" w:color="auto" w:fill="auto"/>
            <w:tcMar>
              <w:top w:w="100" w:type="dxa"/>
              <w:left w:w="100" w:type="dxa"/>
              <w:bottom w:w="100" w:type="dxa"/>
              <w:right w:w="100" w:type="dxa"/>
            </w:tcMar>
            <w:tcPrChange w:id="135" w:author="Matan Mazor (Staff)" w:date="2022-03-24T12:51:00Z">
              <w:tcPr>
                <w:tcW w:w="2145" w:type="dxa"/>
                <w:shd w:val="clear" w:color="auto" w:fill="auto"/>
                <w:tcMar>
                  <w:top w:w="100" w:type="dxa"/>
                  <w:left w:w="100" w:type="dxa"/>
                  <w:bottom w:w="100" w:type="dxa"/>
                  <w:right w:w="100" w:type="dxa"/>
                </w:tcMar>
              </w:tcPr>
            </w:tcPrChange>
          </w:tcPr>
          <w:p w14:paraId="1B461ACC" w14:textId="77777777" w:rsidR="00A27F45" w:rsidRDefault="002B3780">
            <w:pPr>
              <w:widowControl w:val="0"/>
              <w:pBdr>
                <w:top w:val="nil"/>
                <w:left w:val="nil"/>
                <w:bottom w:val="nil"/>
                <w:right w:val="nil"/>
                <w:between w:val="nil"/>
              </w:pBdr>
              <w:spacing w:line="480" w:lineRule="auto"/>
              <w:rPr>
                <w:sz w:val="16"/>
                <w:szCs w:val="16"/>
              </w:rPr>
            </w:pPr>
            <w:r>
              <w:rPr>
                <w:sz w:val="16"/>
                <w:szCs w:val="16"/>
              </w:rPr>
              <w:t>17 T_conf</w:t>
            </w:r>
          </w:p>
        </w:tc>
        <w:tc>
          <w:tcPr>
            <w:tcW w:w="2490" w:type="dxa"/>
            <w:vMerge/>
            <w:shd w:val="clear" w:color="auto" w:fill="auto"/>
            <w:tcMar>
              <w:top w:w="100" w:type="dxa"/>
              <w:left w:w="100" w:type="dxa"/>
              <w:bottom w:w="100" w:type="dxa"/>
              <w:right w:w="100" w:type="dxa"/>
            </w:tcMar>
            <w:vAlign w:val="center"/>
            <w:tcPrChange w:id="136" w:author="Matan Mazor (Staff)" w:date="2022-03-24T12:51:00Z">
              <w:tcPr>
                <w:tcW w:w="2490" w:type="dxa"/>
                <w:vMerge/>
                <w:shd w:val="clear" w:color="auto" w:fill="auto"/>
                <w:tcMar>
                  <w:top w:w="100" w:type="dxa"/>
                  <w:left w:w="100" w:type="dxa"/>
                  <w:bottom w:w="100" w:type="dxa"/>
                  <w:right w:w="100" w:type="dxa"/>
                </w:tcMar>
                <w:vAlign w:val="center"/>
              </w:tcPr>
            </w:tcPrChange>
          </w:tcPr>
          <w:p w14:paraId="6B7ED674" w14:textId="77777777" w:rsidR="00A27F45" w:rsidRDefault="00A27F45">
            <w:pPr>
              <w:widowControl w:val="0"/>
              <w:pBdr>
                <w:top w:val="nil"/>
                <w:left w:val="nil"/>
                <w:bottom w:val="nil"/>
                <w:right w:val="nil"/>
                <w:between w:val="nil"/>
              </w:pBdr>
              <w:spacing w:line="480" w:lineRule="auto"/>
            </w:pPr>
          </w:p>
        </w:tc>
        <w:tc>
          <w:tcPr>
            <w:tcW w:w="2160" w:type="dxa"/>
            <w:vMerge/>
            <w:shd w:val="clear" w:color="auto" w:fill="auto"/>
            <w:tcMar>
              <w:top w:w="100" w:type="dxa"/>
              <w:left w:w="100" w:type="dxa"/>
              <w:bottom w:w="100" w:type="dxa"/>
              <w:right w:w="100" w:type="dxa"/>
            </w:tcMar>
            <w:vAlign w:val="center"/>
            <w:tcPrChange w:id="137" w:author="Matan Mazor (Staff)" w:date="2022-03-24T12:51:00Z">
              <w:tcPr>
                <w:tcW w:w="2160" w:type="dxa"/>
                <w:vMerge/>
                <w:shd w:val="clear" w:color="auto" w:fill="auto"/>
                <w:tcMar>
                  <w:top w:w="100" w:type="dxa"/>
                  <w:left w:w="100" w:type="dxa"/>
                  <w:bottom w:w="100" w:type="dxa"/>
                  <w:right w:w="100" w:type="dxa"/>
                </w:tcMar>
                <w:vAlign w:val="center"/>
              </w:tcPr>
            </w:tcPrChange>
          </w:tcPr>
          <w:p w14:paraId="7BF611E1" w14:textId="77777777" w:rsidR="00A27F45" w:rsidRDefault="00A27F45">
            <w:pPr>
              <w:widowControl w:val="0"/>
              <w:pBdr>
                <w:top w:val="nil"/>
                <w:left w:val="nil"/>
                <w:bottom w:val="nil"/>
                <w:right w:val="nil"/>
                <w:between w:val="nil"/>
              </w:pBdr>
              <w:spacing w:line="480" w:lineRule="auto"/>
            </w:pPr>
          </w:p>
        </w:tc>
      </w:tr>
      <w:tr w:rsidR="00A27F45" w14:paraId="2F3E1479" w14:textId="77777777">
        <w:trPr>
          <w:trHeight w:val="420"/>
          <w:trPrChange w:id="138" w:author="Matan Mazor (Staff)" w:date="2022-03-24T12:51:00Z">
            <w:trPr>
              <w:trHeight w:val="420"/>
            </w:trPr>
          </w:trPrChange>
        </w:trPr>
        <w:tc>
          <w:tcPr>
            <w:tcW w:w="2145" w:type="dxa"/>
            <w:shd w:val="clear" w:color="auto" w:fill="auto"/>
            <w:tcMar>
              <w:top w:w="100" w:type="dxa"/>
              <w:left w:w="100" w:type="dxa"/>
              <w:bottom w:w="100" w:type="dxa"/>
              <w:right w:w="100" w:type="dxa"/>
            </w:tcMar>
            <w:tcPrChange w:id="139" w:author="Matan Mazor (Staff)" w:date="2022-03-24T12:51:00Z">
              <w:tcPr>
                <w:tcW w:w="2145" w:type="dxa"/>
                <w:shd w:val="clear" w:color="auto" w:fill="auto"/>
                <w:tcMar>
                  <w:top w:w="100" w:type="dxa"/>
                  <w:left w:w="100" w:type="dxa"/>
                  <w:bottom w:w="100" w:type="dxa"/>
                  <w:right w:w="100" w:type="dxa"/>
                </w:tcMar>
              </w:tcPr>
            </w:tcPrChange>
          </w:tcPr>
          <w:p w14:paraId="168CD4E4" w14:textId="77777777" w:rsidR="00A27F45" w:rsidRDefault="002B3780">
            <w:pPr>
              <w:widowControl w:val="0"/>
              <w:pBdr>
                <w:top w:val="nil"/>
                <w:left w:val="nil"/>
                <w:bottom w:val="nil"/>
                <w:right w:val="nil"/>
                <w:between w:val="nil"/>
              </w:pBdr>
              <w:spacing w:line="480" w:lineRule="auto"/>
              <w:rPr>
                <w:sz w:val="16"/>
                <w:szCs w:val="16"/>
                <w:vertAlign w:val="superscript"/>
              </w:rPr>
            </w:pPr>
            <w:r>
              <w:rPr>
                <w:sz w:val="16"/>
                <w:szCs w:val="16"/>
              </w:rPr>
              <w:t>18 T_conf</w:t>
            </w:r>
            <w:r>
              <w:rPr>
                <w:sz w:val="16"/>
                <w:szCs w:val="16"/>
                <w:vertAlign w:val="superscript"/>
              </w:rPr>
              <w:t>2</w:t>
            </w:r>
          </w:p>
        </w:tc>
        <w:tc>
          <w:tcPr>
            <w:tcW w:w="2490" w:type="dxa"/>
            <w:vMerge/>
            <w:shd w:val="clear" w:color="auto" w:fill="auto"/>
            <w:tcMar>
              <w:top w:w="100" w:type="dxa"/>
              <w:left w:w="100" w:type="dxa"/>
              <w:bottom w:w="100" w:type="dxa"/>
              <w:right w:w="100" w:type="dxa"/>
            </w:tcMar>
            <w:vAlign w:val="center"/>
            <w:tcPrChange w:id="140" w:author="Matan Mazor (Staff)" w:date="2022-03-24T12:51:00Z">
              <w:tcPr>
                <w:tcW w:w="2490" w:type="dxa"/>
                <w:vMerge/>
                <w:shd w:val="clear" w:color="auto" w:fill="auto"/>
                <w:tcMar>
                  <w:top w:w="100" w:type="dxa"/>
                  <w:left w:w="100" w:type="dxa"/>
                  <w:bottom w:w="100" w:type="dxa"/>
                  <w:right w:w="100" w:type="dxa"/>
                </w:tcMar>
                <w:vAlign w:val="center"/>
              </w:tcPr>
            </w:tcPrChange>
          </w:tcPr>
          <w:p w14:paraId="33CFD9D7" w14:textId="77777777" w:rsidR="00A27F45" w:rsidRDefault="00A27F45">
            <w:pPr>
              <w:widowControl w:val="0"/>
              <w:pBdr>
                <w:top w:val="nil"/>
                <w:left w:val="nil"/>
                <w:bottom w:val="nil"/>
                <w:right w:val="nil"/>
                <w:between w:val="nil"/>
              </w:pBdr>
              <w:spacing w:line="480" w:lineRule="auto"/>
            </w:pPr>
          </w:p>
        </w:tc>
        <w:tc>
          <w:tcPr>
            <w:tcW w:w="2160" w:type="dxa"/>
            <w:vMerge/>
            <w:shd w:val="clear" w:color="auto" w:fill="auto"/>
            <w:tcMar>
              <w:top w:w="100" w:type="dxa"/>
              <w:left w:w="100" w:type="dxa"/>
              <w:bottom w:w="100" w:type="dxa"/>
              <w:right w:w="100" w:type="dxa"/>
            </w:tcMar>
            <w:vAlign w:val="center"/>
            <w:tcPrChange w:id="141" w:author="Matan Mazor (Staff)" w:date="2022-03-24T12:51:00Z">
              <w:tcPr>
                <w:tcW w:w="2160" w:type="dxa"/>
                <w:vMerge/>
                <w:shd w:val="clear" w:color="auto" w:fill="auto"/>
                <w:tcMar>
                  <w:top w:w="100" w:type="dxa"/>
                  <w:left w:w="100" w:type="dxa"/>
                  <w:bottom w:w="100" w:type="dxa"/>
                  <w:right w:w="100" w:type="dxa"/>
                </w:tcMar>
                <w:vAlign w:val="center"/>
              </w:tcPr>
            </w:tcPrChange>
          </w:tcPr>
          <w:p w14:paraId="47E4CA9F" w14:textId="77777777" w:rsidR="00A27F45" w:rsidRDefault="00A27F45">
            <w:pPr>
              <w:widowControl w:val="0"/>
              <w:pBdr>
                <w:top w:val="nil"/>
                <w:left w:val="nil"/>
                <w:bottom w:val="nil"/>
                <w:right w:val="nil"/>
                <w:between w:val="nil"/>
              </w:pBdr>
              <w:spacing w:line="480" w:lineRule="auto"/>
            </w:pPr>
          </w:p>
        </w:tc>
      </w:tr>
    </w:tbl>
    <w:p w14:paraId="7BA43035" w14:textId="77777777" w:rsidR="00A27F45" w:rsidRDefault="002B3780">
      <w:pPr>
        <w:spacing w:line="480" w:lineRule="auto"/>
      </w:pPr>
      <w:r>
        <w:lastRenderedPageBreak/>
        <w:t>Table 1. List of regressors in the Quadratic Confidence Design Matrix (QC-DM)</w:t>
      </w:r>
      <w:r>
        <w:rPr>
          <w:vertAlign w:val="superscript"/>
        </w:rPr>
        <w:footnoteReference w:id="3"/>
      </w:r>
      <w:r>
        <w:t xml:space="preserve">. </w:t>
      </w:r>
      <w:r>
        <w:br w:type="page"/>
      </w:r>
    </w:p>
    <w:p w14:paraId="64DA61AE" w14:textId="77777777" w:rsidR="00A27F45" w:rsidRDefault="002B3780">
      <w:pPr>
        <w:pStyle w:val="Heading3"/>
        <w:spacing w:line="480" w:lineRule="auto"/>
      </w:pPr>
      <w:bookmarkStart w:id="142" w:name="_cqssmunuac9m" w:colFirst="0" w:colLast="0"/>
      <w:bookmarkEnd w:id="142"/>
      <w:r>
        <w:lastRenderedPageBreak/>
        <w:t>Categorical-Confidence Design Matrices CC-DM</w:t>
      </w:r>
    </w:p>
    <w:p w14:paraId="28E236F0" w14:textId="01851B0C" w:rsidR="00A27F45" w:rsidRDefault="002B3780">
      <w:pPr>
        <w:spacing w:line="480" w:lineRule="auto"/>
        <w:ind w:firstLine="720"/>
      </w:pPr>
      <w:r>
        <w:t>We also fitted a set of three design matrices - one for each task - in which confidence was model</w:t>
      </w:r>
      <w:r w:rsidR="0012397C">
        <w:t>l</w:t>
      </w:r>
      <w:r>
        <w:t>ed as a categorical variable. These design matrices consisted of only one regressor of interest for all included trials, model</w:t>
      </w:r>
      <w:r w:rsidR="0012397C">
        <w:t>l</w:t>
      </w:r>
      <w:r>
        <w:t xml:space="preserve">ed by a boxcar with nonzero entries at the 4000 millisecond interval starting at the onset of the stimulus and ending immediately after the confidence rating phase, convolved with </w:t>
      </w:r>
      <w:r w:rsidR="004A6198">
        <w:t xml:space="preserve">a </w:t>
      </w:r>
      <w:r>
        <w:t>canonical hemodynamic response function (HRF). This regressor was in turn modulated by a series of 12 dummy (0/1) parametric modulators - one for every response (‘yes’ and ‘no’ for detection, ‘vertical’ and ‘tilted’ for tilt recognition and ‘clockwise’ and ‘</w:t>
      </w:r>
      <w:r w:rsidR="00B7186E">
        <w:t>anti</w:t>
      </w:r>
      <w:r>
        <w:t xml:space="preserve">clockwise’ for discrimination) and confidence rating (1-6 for both tasks).  Using three design matrices instead of one allowed us to set trials from the remaining two tasks to serve as </w:t>
      </w:r>
      <w:r w:rsidR="004A6198">
        <w:t xml:space="preserve">a </w:t>
      </w:r>
      <w:r>
        <w:t xml:space="preserve">baseline for the task of interest. These design matrices included the same set of nuisance regressors as the main design matrix. </w:t>
      </w:r>
    </w:p>
    <w:p w14:paraId="09627027" w14:textId="77777777" w:rsidR="00A27F45" w:rsidRDefault="00A27F45">
      <w:pPr>
        <w:spacing w:line="480" w:lineRule="auto"/>
      </w:pPr>
    </w:p>
    <w:p w14:paraId="20754F47" w14:textId="63A21C4A" w:rsidR="00A27F45" w:rsidRDefault="002B3780">
      <w:pPr>
        <w:spacing w:line="480" w:lineRule="auto"/>
        <w:ind w:firstLine="720"/>
      </w:pPr>
      <w:r>
        <w:t xml:space="preserve">For each participant, beta-estimates from the categorical-confidence design matrices were </w:t>
      </w:r>
      <w:r w:rsidR="004A6198">
        <w:t xml:space="preserve">used </w:t>
      </w:r>
      <w:r>
        <w:t xml:space="preserve">as input to six response-specific multiple linear regression models, with linear confidence and quadratic confidence </w:t>
      </w:r>
      <w:r w:rsidR="004A6198">
        <w:t xml:space="preserve">terms </w:t>
      </w:r>
      <w:r>
        <w:t xml:space="preserve">as predictors, in addition to an intercept term. </w:t>
      </w:r>
      <w:r w:rsidR="000A1E79">
        <w:t>S</w:t>
      </w:r>
      <w:r>
        <w:t xml:space="preserve">ubject-specific coefficients were then subjected to ordinary least squares group-level inference, to </w:t>
      </w:r>
      <w:r w:rsidR="000A1E79">
        <w:t xml:space="preserve">estimate </w:t>
      </w:r>
      <w:r>
        <w:t xml:space="preserve">linear and quadratic effects of confidence </w:t>
      </w:r>
      <w:r w:rsidR="000A1E79">
        <w:t xml:space="preserve">on univariate brain activation and compare these effects </w:t>
      </w:r>
      <w:r>
        <w:t>between responses. The rationale for employing this two-step approach is its indifference to differences in the confidence distributions for the six responses, which may bias the estimation of quadratic and linear terms.</w:t>
      </w:r>
    </w:p>
    <w:p w14:paraId="4F6F18BB" w14:textId="77777777" w:rsidR="00A27F45" w:rsidRDefault="00A27F45">
      <w:pPr>
        <w:spacing w:line="480" w:lineRule="auto"/>
      </w:pPr>
    </w:p>
    <w:p w14:paraId="741491C7" w14:textId="77777777" w:rsidR="00A27F45" w:rsidRDefault="002B3780">
      <w:pPr>
        <w:pStyle w:val="Heading2"/>
        <w:spacing w:line="480" w:lineRule="auto"/>
      </w:pPr>
      <w:bookmarkStart w:id="143" w:name="_qdeb0pnbvrm" w:colFirst="0" w:colLast="0"/>
      <w:bookmarkEnd w:id="143"/>
      <w:r>
        <w:lastRenderedPageBreak/>
        <w:t>Representational Similarity Analysis (RSA)</w:t>
      </w:r>
    </w:p>
    <w:p w14:paraId="542962F2" w14:textId="229A5551" w:rsidR="00A27F45" w:rsidRDefault="002B3780">
      <w:pPr>
        <w:spacing w:line="480" w:lineRule="auto"/>
      </w:pPr>
      <w:r>
        <w:t xml:space="preserve">Representational Similarity Analysis </w:t>
      </w:r>
      <w:hyperlink r:id="rId88">
        <w:r>
          <w:t>(Kriegeskorte et al., 2008)</w:t>
        </w:r>
      </w:hyperlink>
      <w:r>
        <w:t xml:space="preserve"> was used to detect consistent spatiotemporal structures in the representation of choice and confidence across tasks and responses, within our 7 pre-specified ROIs. High and low confidence trials were defined using a median split within each response category. The empirical Representational Dissimilarity Matrix (RDM) was then compared against the following set of a-priori </w:t>
      </w:r>
      <w:r w:rsidR="009D70DA">
        <w:t xml:space="preserve">theoretical </w:t>
      </w:r>
      <w:r>
        <w:t>RDMs:</w:t>
      </w:r>
    </w:p>
    <w:p w14:paraId="52C5CE3B" w14:textId="666289EB" w:rsidR="00A27F45" w:rsidRDefault="002B3780">
      <w:pPr>
        <w:numPr>
          <w:ilvl w:val="0"/>
          <w:numId w:val="1"/>
        </w:numPr>
        <w:spacing w:line="480" w:lineRule="auto"/>
      </w:pPr>
      <w:r>
        <w:rPr>
          <w:b/>
        </w:rPr>
        <w:t>Task</w:t>
      </w:r>
      <w:r>
        <w:t xml:space="preserve"> (Fig. </w:t>
      </w:r>
      <w:r w:rsidR="0012397C">
        <w:t>4a</w:t>
      </w:r>
      <w:r>
        <w:t>). Trials of the same task are similar, trials of different tasks are different.</w:t>
      </w:r>
    </w:p>
    <w:p w14:paraId="098591FE" w14:textId="0002F3A0" w:rsidR="00A27F45" w:rsidRDefault="002B3780">
      <w:pPr>
        <w:numPr>
          <w:ilvl w:val="0"/>
          <w:numId w:val="1"/>
        </w:numPr>
        <w:spacing w:line="480" w:lineRule="auto"/>
      </w:pPr>
      <w:r>
        <w:rPr>
          <w:b/>
        </w:rPr>
        <w:t>Variance structure</w:t>
      </w:r>
      <w:r>
        <w:t xml:space="preserve"> (Fig. </w:t>
      </w:r>
      <w:r w:rsidR="0012397C">
        <w:t>4b</w:t>
      </w:r>
      <w:r>
        <w:t>). Discrimination trials are similar to each other. Detection ‘present’ trials and tilt recognition ‘tilted’ trials are similar (high variance), and detection ‘absent’ trials are similar to tilt recognition ‘vertical’ trials (low variance).</w:t>
      </w:r>
    </w:p>
    <w:p w14:paraId="643E679B" w14:textId="74CDFA96" w:rsidR="00A27F45" w:rsidRDefault="002B3780" w:rsidP="0012397C">
      <w:pPr>
        <w:numPr>
          <w:ilvl w:val="0"/>
          <w:numId w:val="1"/>
        </w:numPr>
        <w:spacing w:line="480" w:lineRule="auto"/>
      </w:pPr>
      <w:r>
        <w:rPr>
          <w:b/>
        </w:rPr>
        <w:t xml:space="preserve">Decision: detection only </w:t>
      </w:r>
      <w:r>
        <w:t xml:space="preserve">(Fig. </w:t>
      </w:r>
      <w:r w:rsidR="0012397C">
        <w:t>4c</w:t>
      </w:r>
      <w:r>
        <w:t xml:space="preserve">). </w:t>
      </w:r>
      <w:r w:rsidR="0012397C">
        <w:t>Detection ‘yes’ responses are different from detection ‘no’ responses, with no consistent differences between tilt-recognition or discrimination responses.</w:t>
      </w:r>
    </w:p>
    <w:p w14:paraId="74D7907D" w14:textId="70B3717A" w:rsidR="0012397C" w:rsidRDefault="002B3780" w:rsidP="0012397C">
      <w:pPr>
        <w:numPr>
          <w:ilvl w:val="0"/>
          <w:numId w:val="1"/>
        </w:numPr>
        <w:spacing w:line="480" w:lineRule="auto"/>
      </w:pPr>
      <w:r w:rsidRPr="0012397C">
        <w:rPr>
          <w:b/>
        </w:rPr>
        <w:t>Decision: unequal variance only</w:t>
      </w:r>
      <w:r>
        <w:t xml:space="preserve"> (Fig. </w:t>
      </w:r>
      <w:r w:rsidRPr="0012397C">
        <w:rPr>
          <w:highlight w:val="yellow"/>
        </w:rPr>
        <w:t>2</w:t>
      </w:r>
      <w:r>
        <w:t xml:space="preserve">d). </w:t>
      </w:r>
      <w:r w:rsidR="0012397C">
        <w:t xml:space="preserve">Detection ‘yes’ responses are different from detection ‘no’ responses, </w:t>
      </w:r>
      <w:r w:rsidR="008716C8">
        <w:t xml:space="preserve">and ‘tilted’ responses are different from ‘vertical’ responses in the tilt recognition task, </w:t>
      </w:r>
      <w:r w:rsidR="0012397C">
        <w:t xml:space="preserve">with no consistent differences between </w:t>
      </w:r>
      <w:r w:rsidR="008716C8">
        <w:t>the two</w:t>
      </w:r>
      <w:r w:rsidR="0012397C">
        <w:t xml:space="preserve"> discrimination responses.</w:t>
      </w:r>
    </w:p>
    <w:p w14:paraId="75CA5CF6" w14:textId="744AD828" w:rsidR="00A27F45" w:rsidRDefault="002B3780" w:rsidP="009E5CEE">
      <w:pPr>
        <w:numPr>
          <w:ilvl w:val="0"/>
          <w:numId w:val="1"/>
        </w:numPr>
        <w:spacing w:line="480" w:lineRule="auto"/>
      </w:pPr>
      <w:r w:rsidRPr="0012397C">
        <w:rPr>
          <w:b/>
        </w:rPr>
        <w:t xml:space="preserve">Confidence </w:t>
      </w:r>
      <w:r>
        <w:t xml:space="preserve">(Fig. </w:t>
      </w:r>
      <w:r w:rsidR="0012397C">
        <w:t>4e</w:t>
      </w:r>
      <w:r>
        <w:t>). High and low confidence trials are represented differently, without an effect of task or response.</w:t>
      </w:r>
    </w:p>
    <w:p w14:paraId="6F5D369C" w14:textId="352A23E8" w:rsidR="00A27F45" w:rsidRDefault="002B3780">
      <w:pPr>
        <w:numPr>
          <w:ilvl w:val="0"/>
          <w:numId w:val="1"/>
        </w:numPr>
        <w:spacing w:line="480" w:lineRule="auto"/>
      </w:pPr>
      <w:r>
        <w:rPr>
          <w:b/>
        </w:rPr>
        <w:t>Confidence and variance structure interaction</w:t>
      </w:r>
      <w:r>
        <w:t xml:space="preserve"> (Fig. </w:t>
      </w:r>
      <w:r w:rsidR="0012397C">
        <w:t>4f</w:t>
      </w:r>
      <w:r>
        <w:t>). High and low confidence trials are represented differently. This effect is modulated by the variance structure of the trial category.</w:t>
      </w:r>
    </w:p>
    <w:p w14:paraId="6604F894" w14:textId="27DB3B3F" w:rsidR="00A27F45" w:rsidRDefault="002B3780">
      <w:pPr>
        <w:numPr>
          <w:ilvl w:val="0"/>
          <w:numId w:val="1"/>
        </w:numPr>
        <w:spacing w:line="480" w:lineRule="auto"/>
      </w:pPr>
      <w:r>
        <w:rPr>
          <w:b/>
        </w:rPr>
        <w:t xml:space="preserve">Confidence in detection only </w:t>
      </w:r>
      <w:r>
        <w:t xml:space="preserve">(Fig. </w:t>
      </w:r>
      <w:r w:rsidR="0012397C">
        <w:t>4g</w:t>
      </w:r>
      <w:r>
        <w:t>). High and low confidence trials are represented differently in detection only.</w:t>
      </w:r>
    </w:p>
    <w:p w14:paraId="67C133FC" w14:textId="3DB95434" w:rsidR="00A27F45" w:rsidRDefault="002B3780">
      <w:pPr>
        <w:numPr>
          <w:ilvl w:val="0"/>
          <w:numId w:val="1"/>
        </w:numPr>
        <w:spacing w:line="480" w:lineRule="auto"/>
      </w:pPr>
      <w:r>
        <w:rPr>
          <w:b/>
        </w:rPr>
        <w:lastRenderedPageBreak/>
        <w:t>Confidence in unequal variance only</w:t>
      </w:r>
      <w:r>
        <w:t xml:space="preserve"> (Fig. </w:t>
      </w:r>
      <w:r w:rsidR="0012397C">
        <w:t>4h</w:t>
      </w:r>
      <w:r>
        <w:t>). High and low confidence trials are represented differently in detection and tilt recognition only.</w:t>
      </w:r>
    </w:p>
    <w:p w14:paraId="79F42BCD" w14:textId="77777777" w:rsidR="00A27F45" w:rsidRDefault="00A27F45">
      <w:pPr>
        <w:spacing w:line="480" w:lineRule="auto"/>
      </w:pPr>
    </w:p>
    <w:p w14:paraId="27414ED6" w14:textId="322787CD" w:rsidR="00A27F45" w:rsidRDefault="002B3780">
      <w:pPr>
        <w:spacing w:line="480" w:lineRule="auto"/>
      </w:pPr>
      <w:r>
        <w:t xml:space="preserve">Since tasks were presented in different blocks, </w:t>
      </w:r>
      <w:r w:rsidR="002D4194">
        <w:t xml:space="preserve">a </w:t>
      </w:r>
      <w:r>
        <w:t xml:space="preserve">high </w:t>
      </w:r>
      <w:r w:rsidR="002D4194">
        <w:t xml:space="preserve">degree of </w:t>
      </w:r>
      <w:r>
        <w:t>similarity between conditions within a task could emerge due to temporal autocorrelations in physiological and physical noise</w:t>
      </w:r>
      <w:r w:rsidR="002D4194">
        <w:t>,</w:t>
      </w:r>
      <w:r>
        <w:t xml:space="preserve"> irrespective of distances in neural representations. To control for this, </w:t>
      </w:r>
      <w:r w:rsidR="002D4194">
        <w:t>neural RDMs were constructed from distances between pairs of</w:t>
      </w:r>
      <w:r>
        <w:t xml:space="preserve"> conditions </w:t>
      </w:r>
      <w:r w:rsidR="00C07F41">
        <w:t xml:space="preserve">from distinct </w:t>
      </w:r>
      <w:r>
        <w:t>experimental runs, and never within a single run. We chose Euclidean distance as our dissimilarity measure in order to be sensitive to differences in overall activity between tasks and responses, in addition to the relative activation patterns of voxels within an ROI.</w:t>
      </w:r>
    </w:p>
    <w:p w14:paraId="5C7E2D7A" w14:textId="4FC2669E" w:rsidR="00A27F45" w:rsidRDefault="002B3780" w:rsidP="008716C8">
      <w:pPr>
        <w:spacing w:line="480" w:lineRule="auto"/>
        <w:ind w:firstLine="720"/>
      </w:pPr>
      <w:r>
        <w:t xml:space="preserve">For each ROI, the lower bound of the noise ceiling was defined as the average Spearman correlation between a given participants’ empirical RDM and the average ranked RDM of all other participants </w:t>
      </w:r>
      <w:hyperlink r:id="rId89">
        <w:r>
          <w:t>(Nili et al., 2014)</w:t>
        </w:r>
      </w:hyperlink>
      <w:r>
        <w:t xml:space="preserve">. This number reflects the shared variance between the RDMs of different participants that can be captured by any theoretical RDM. </w:t>
      </w:r>
    </w:p>
    <w:p w14:paraId="6FA38BF1" w14:textId="77777777" w:rsidR="00A27F45" w:rsidRDefault="002B3780">
      <w:pPr>
        <w:pStyle w:val="Heading2"/>
        <w:spacing w:line="480" w:lineRule="auto"/>
      </w:pPr>
      <w:bookmarkStart w:id="144" w:name="_dknshdia2m9c" w:colFirst="0" w:colLast="0"/>
      <w:bookmarkEnd w:id="144"/>
      <w:r>
        <w:t>Group level inference</w:t>
      </w:r>
    </w:p>
    <w:p w14:paraId="386DD404" w14:textId="77777777" w:rsidR="002D4194" w:rsidRDefault="002B3780" w:rsidP="002D4194">
      <w:pPr>
        <w:spacing w:line="480" w:lineRule="auto"/>
      </w:pPr>
      <w:r>
        <w:t>For exploratory whole-brain analysis, group level inference followed an ordinary least squares (OLS) procedure on the subject-specific contrast maps. Correction for multiple comparisons was performed at the cluster level, using a significance threshold of P=0.05 and a cluster defining threshold of P=0.001. No correction for multiple comparisons was applied to our prespecified ROIs.</w:t>
      </w:r>
    </w:p>
    <w:p w14:paraId="703C8898" w14:textId="4C401E9F" w:rsidR="00A27F45" w:rsidRDefault="002B3780" w:rsidP="008716C8">
      <w:pPr>
        <w:spacing w:line="480" w:lineRule="auto"/>
        <w:ind w:firstLine="720"/>
      </w:pPr>
      <w:r>
        <w:t xml:space="preserve">Bayes factors were extracted by following the method described in </w:t>
      </w:r>
      <w:hyperlink r:id="rId90">
        <w:r>
          <w:t>Rouder et al. (2009)</w:t>
        </w:r>
      </w:hyperlink>
      <w:r>
        <w:rPr>
          <w:b/>
        </w:rPr>
        <w:t xml:space="preserve">. </w:t>
      </w:r>
      <w:r>
        <w:t xml:space="preserve">Whenever an expected effect size could be estimated from Exp. 1, we used it as a scaling factor for the prior distribution over effect sizes, reflecting a belief that if an effect exists, there is a </w:t>
      </w:r>
      <w:r>
        <w:lastRenderedPageBreak/>
        <w:t xml:space="preserve">probability of 0.5 that it is weaker than what we had observed in Exp. 1. Whenever an effect size could not be reliably estimated, we used the default scaling factor of </w:t>
      </w:r>
      <w:hyperlink r:id="rId91" w:anchor="0">
        <w:r>
          <w:rPr>
            <w:noProof/>
          </w:rPr>
          <w:drawing>
            <wp:inline distT="19050" distB="19050" distL="19050" distR="19050" wp14:anchorId="0F1E9F79" wp14:editId="24D893A4">
              <wp:extent cx="203200" cy="342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2"/>
                      <a:srcRect/>
                      <a:stretch>
                        <a:fillRect/>
                      </a:stretch>
                    </pic:blipFill>
                    <pic:spPr>
                      <a:xfrm>
                        <a:off x="0" y="0"/>
                        <a:ext cx="203200" cy="342900"/>
                      </a:xfrm>
                      <a:prstGeom prst="rect">
                        <a:avLst/>
                      </a:prstGeom>
                      <a:ln/>
                    </pic:spPr>
                  </pic:pic>
                </a:graphicData>
              </a:graphic>
            </wp:inline>
          </w:drawing>
        </w:r>
      </w:hyperlink>
      <w:r>
        <w:t>.</w:t>
      </w:r>
    </w:p>
    <w:p w14:paraId="51DE80CA" w14:textId="77777777" w:rsidR="00A27F45" w:rsidRDefault="00A27F45" w:rsidP="008716C8"/>
    <w:p w14:paraId="5FFF9AB9" w14:textId="77777777" w:rsidR="00A27F45" w:rsidRDefault="00A27F45">
      <w:pPr>
        <w:spacing w:line="480" w:lineRule="auto"/>
      </w:pPr>
    </w:p>
    <w:p w14:paraId="6BDFA723" w14:textId="77777777" w:rsidR="00A27F45" w:rsidRDefault="00A27F45">
      <w:pPr>
        <w:spacing w:line="480" w:lineRule="auto"/>
      </w:pPr>
    </w:p>
    <w:p w14:paraId="7E1BD42F" w14:textId="77777777" w:rsidR="00A27F45" w:rsidRDefault="002B3780">
      <w:pPr>
        <w:spacing w:line="480" w:lineRule="auto"/>
        <w:rPr>
          <w:vertAlign w:val="superscript"/>
        </w:rPr>
      </w:pPr>
      <w:r>
        <w:br w:type="page"/>
      </w:r>
    </w:p>
    <w:p w14:paraId="0CA813A0" w14:textId="77777777" w:rsidR="00A27F45" w:rsidRDefault="00A27F45">
      <w:pPr>
        <w:spacing w:line="480" w:lineRule="auto"/>
        <w:rPr>
          <w:vertAlign w:val="superscript"/>
        </w:rPr>
      </w:pPr>
    </w:p>
    <w:p w14:paraId="2705A10A" w14:textId="77777777" w:rsidR="00A27F45" w:rsidRDefault="00144083">
      <w:pPr>
        <w:widowControl w:val="0"/>
        <w:pBdr>
          <w:top w:val="nil"/>
          <w:left w:val="nil"/>
          <w:bottom w:val="nil"/>
          <w:right w:val="nil"/>
          <w:between w:val="nil"/>
        </w:pBdr>
        <w:spacing w:line="480" w:lineRule="auto"/>
        <w:ind w:left="720" w:hanging="720"/>
      </w:pPr>
      <w:hyperlink r:id="rId93">
        <w:r w:rsidR="002B3780">
          <w:t xml:space="preserve">Aberbach, S., Buaron, B., Mudrik, L., &amp; Mukamel, R. (2021). </w:t>
        </w:r>
      </w:hyperlink>
      <w:hyperlink r:id="rId94">
        <w:r w:rsidR="002B3780">
          <w:rPr>
            <w:i/>
          </w:rPr>
          <w:t>Same Action, Different Meaning: Neural substrates of Semantic Goal Representation</w:t>
        </w:r>
      </w:hyperlink>
      <w:hyperlink r:id="rId95">
        <w:r w:rsidR="002B3780">
          <w:t xml:space="preserve"> (p. 2021.04.18.440307). https://doi.org/10.1101/2021.04.18.440307</w:t>
        </w:r>
      </w:hyperlink>
    </w:p>
    <w:p w14:paraId="1DFFD427" w14:textId="77777777" w:rsidR="00A27F45" w:rsidRDefault="00144083">
      <w:pPr>
        <w:widowControl w:val="0"/>
        <w:pBdr>
          <w:top w:val="nil"/>
          <w:left w:val="nil"/>
          <w:bottom w:val="nil"/>
          <w:right w:val="nil"/>
          <w:between w:val="nil"/>
        </w:pBdr>
        <w:spacing w:line="480" w:lineRule="auto"/>
        <w:ind w:left="720" w:hanging="720"/>
      </w:pPr>
      <w:hyperlink r:id="rId96">
        <w:r w:rsidR="002B3780">
          <w:t xml:space="preserve">Bang, D., &amp; Fleming, S. M. (2018). Distinct encoding of decision confidence in human medial prefrontal cortex. </w:t>
        </w:r>
      </w:hyperlink>
      <w:hyperlink r:id="rId97">
        <w:r w:rsidR="002B3780">
          <w:rPr>
            <w:i/>
          </w:rPr>
          <w:t>Proceedings of the National Academy of Sciences</w:t>
        </w:r>
      </w:hyperlink>
      <w:hyperlink r:id="rId98">
        <w:r w:rsidR="002B3780">
          <w:t xml:space="preserve">, </w:t>
        </w:r>
      </w:hyperlink>
      <w:hyperlink r:id="rId99">
        <w:r w:rsidR="002B3780">
          <w:rPr>
            <w:i/>
          </w:rPr>
          <w:t>115</w:t>
        </w:r>
      </w:hyperlink>
      <w:hyperlink r:id="rId100">
        <w:r w:rsidR="002B3780">
          <w:t>(23), 6082–6087. https://doi.org/10.1073/pnas.1800795115</w:t>
        </w:r>
      </w:hyperlink>
    </w:p>
    <w:p w14:paraId="7A7A95A2" w14:textId="77777777" w:rsidR="00A27F45" w:rsidRDefault="00144083">
      <w:pPr>
        <w:widowControl w:val="0"/>
        <w:pBdr>
          <w:top w:val="nil"/>
          <w:left w:val="nil"/>
          <w:bottom w:val="nil"/>
          <w:right w:val="nil"/>
          <w:between w:val="nil"/>
        </w:pBdr>
        <w:spacing w:line="480" w:lineRule="auto"/>
        <w:ind w:left="720" w:hanging="720"/>
      </w:pPr>
      <w:hyperlink r:id="rId101">
        <w:r w:rsidR="002B3780">
          <w:t xml:space="preserve">Bartra, O., McGuire, J. T., &amp; Kable, J. W. (2013). The valuation system: A coordinate-based meta-analysis of BOLD fMRI experiments examining neural correlates of subjective value. </w:t>
        </w:r>
      </w:hyperlink>
      <w:hyperlink r:id="rId102">
        <w:r w:rsidR="002B3780">
          <w:rPr>
            <w:i/>
          </w:rPr>
          <w:t>NeuroImage</w:t>
        </w:r>
      </w:hyperlink>
      <w:hyperlink r:id="rId103">
        <w:r w:rsidR="002B3780">
          <w:t xml:space="preserve">, </w:t>
        </w:r>
      </w:hyperlink>
      <w:hyperlink r:id="rId104">
        <w:r w:rsidR="002B3780">
          <w:rPr>
            <w:i/>
          </w:rPr>
          <w:t>76</w:t>
        </w:r>
      </w:hyperlink>
      <w:hyperlink r:id="rId105">
        <w:r w:rsidR="002B3780">
          <w:t>, 412–427. https://doi.org/10.1016/j.neuroimage.2013.02.063</w:t>
        </w:r>
      </w:hyperlink>
    </w:p>
    <w:p w14:paraId="4BCB7444" w14:textId="08E91DAE" w:rsidR="00A27F45" w:rsidRDefault="00144083">
      <w:pPr>
        <w:widowControl w:val="0"/>
        <w:pBdr>
          <w:top w:val="nil"/>
          <w:left w:val="nil"/>
          <w:bottom w:val="nil"/>
          <w:right w:val="nil"/>
          <w:between w:val="nil"/>
        </w:pBdr>
        <w:spacing w:line="480" w:lineRule="auto"/>
        <w:ind w:left="720" w:hanging="720"/>
      </w:pPr>
      <w:hyperlink r:id="rId106">
        <w:r w:rsidR="002B3780">
          <w:t xml:space="preserve">Christensen, M. S., Ramsøy, T. Z., Lund, T. E., Madsen, K. H., &amp; Rowe, J. B. (2006). An fMRI study of the neural correlates of graded visual perception. </w:t>
        </w:r>
      </w:hyperlink>
      <w:hyperlink r:id="rId107">
        <w:r w:rsidR="002B3780">
          <w:rPr>
            <w:i/>
          </w:rPr>
          <w:t>NeuroImage</w:t>
        </w:r>
      </w:hyperlink>
      <w:hyperlink r:id="rId108">
        <w:r w:rsidR="002B3780">
          <w:t xml:space="preserve">, </w:t>
        </w:r>
      </w:hyperlink>
      <w:hyperlink r:id="rId109">
        <w:r w:rsidR="002B3780">
          <w:rPr>
            <w:i/>
          </w:rPr>
          <w:t>31</w:t>
        </w:r>
      </w:hyperlink>
      <w:hyperlink r:id="rId110">
        <w:r w:rsidR="002B3780">
          <w:t>(4), 1711–1725. https://doi.org/10.1016/j.neuroimage.2006.02.023</w:t>
        </w:r>
      </w:hyperlink>
    </w:p>
    <w:p w14:paraId="72244139" w14:textId="2FFF205C" w:rsidR="00BC0397" w:rsidRPr="00BC0397" w:rsidRDefault="00BC0397">
      <w:pPr>
        <w:widowControl w:val="0"/>
        <w:pBdr>
          <w:top w:val="nil"/>
          <w:left w:val="nil"/>
          <w:bottom w:val="nil"/>
          <w:right w:val="nil"/>
          <w:between w:val="nil"/>
        </w:pBdr>
        <w:spacing w:line="480" w:lineRule="auto"/>
        <w:ind w:left="720" w:hanging="720"/>
      </w:pPr>
      <w:r w:rsidRPr="00A26D23">
        <w:rPr>
          <w:color w:val="222222"/>
          <w:shd w:val="clear" w:color="auto" w:fill="FFFFFF"/>
        </w:rPr>
        <w:t>Cremers, H. R., Wager, T. D., &amp; Yarkoni, T. (2017). The relation between statistical power and inference in fMRI. </w:t>
      </w:r>
      <w:r w:rsidRPr="00A26D23">
        <w:rPr>
          <w:i/>
          <w:iCs/>
          <w:color w:val="222222"/>
          <w:shd w:val="clear" w:color="auto" w:fill="FFFFFF"/>
        </w:rPr>
        <w:t>PloS one</w:t>
      </w:r>
      <w:r w:rsidRPr="00A26D23">
        <w:rPr>
          <w:color w:val="222222"/>
          <w:shd w:val="clear" w:color="auto" w:fill="FFFFFF"/>
        </w:rPr>
        <w:t>, </w:t>
      </w:r>
      <w:r w:rsidRPr="00A26D23">
        <w:rPr>
          <w:i/>
          <w:iCs/>
          <w:color w:val="222222"/>
          <w:shd w:val="clear" w:color="auto" w:fill="FFFFFF"/>
        </w:rPr>
        <w:t>12</w:t>
      </w:r>
      <w:r w:rsidRPr="00A26D23">
        <w:rPr>
          <w:color w:val="222222"/>
          <w:shd w:val="clear" w:color="auto" w:fill="FFFFFF"/>
        </w:rPr>
        <w:t>(11), e0184923.</w:t>
      </w:r>
    </w:p>
    <w:p w14:paraId="57383DD4" w14:textId="77777777" w:rsidR="00A27F45" w:rsidRDefault="00144083">
      <w:pPr>
        <w:widowControl w:val="0"/>
        <w:pBdr>
          <w:top w:val="nil"/>
          <w:left w:val="nil"/>
          <w:bottom w:val="nil"/>
          <w:right w:val="nil"/>
          <w:between w:val="nil"/>
        </w:pBdr>
        <w:spacing w:line="480" w:lineRule="auto"/>
        <w:ind w:left="720" w:hanging="720"/>
      </w:pPr>
      <w:hyperlink r:id="rId111">
        <w:r w:rsidR="002B3780">
          <w:t xml:space="preserve">Davidson, M. J., Macdonald, J. S. P., &amp; Yeung, N. (2021). </w:t>
        </w:r>
      </w:hyperlink>
      <w:hyperlink r:id="rId112">
        <w:r w:rsidR="002B3780">
          <w:rPr>
            <w:i/>
          </w:rPr>
          <w:t>Alpha power and stimulus-evoked activity dissociate metacognitive reports of attention, visibility and confidence in a visual detection task</w:t>
        </w:r>
      </w:hyperlink>
      <w:hyperlink r:id="rId113">
        <w:r w:rsidR="002B3780">
          <w:t xml:space="preserve"> (p. 2021.11.23.469669). https://doi.org/10.1101/2021.11.23.469669</w:t>
        </w:r>
      </w:hyperlink>
    </w:p>
    <w:p w14:paraId="23A8C1CA" w14:textId="77777777" w:rsidR="00A27F45" w:rsidRDefault="00144083">
      <w:pPr>
        <w:widowControl w:val="0"/>
        <w:pBdr>
          <w:top w:val="nil"/>
          <w:left w:val="nil"/>
          <w:bottom w:val="nil"/>
          <w:right w:val="nil"/>
          <w:between w:val="nil"/>
        </w:pBdr>
        <w:spacing w:line="480" w:lineRule="auto"/>
        <w:ind w:left="720" w:hanging="720"/>
      </w:pPr>
      <w:hyperlink r:id="rId114">
        <w:r w:rsidR="002B3780">
          <w:t xml:space="preserve">De Martino, B., Bobadilla-Suarez, S., Nouguchi, T., Sharot, T., &amp; Love, B. C. (2017). Social Information Is Integrated into Value and Confidence Judgments According to Its Reliability. </w:t>
        </w:r>
      </w:hyperlink>
      <w:hyperlink r:id="rId115">
        <w:r w:rsidR="002B3780">
          <w:rPr>
            <w:i/>
          </w:rPr>
          <w:t>Journal of Neuroscience</w:t>
        </w:r>
      </w:hyperlink>
      <w:hyperlink r:id="rId116">
        <w:r w:rsidR="002B3780">
          <w:t xml:space="preserve">, </w:t>
        </w:r>
      </w:hyperlink>
      <w:hyperlink r:id="rId117">
        <w:r w:rsidR="002B3780">
          <w:rPr>
            <w:i/>
          </w:rPr>
          <w:t>37</w:t>
        </w:r>
      </w:hyperlink>
      <w:hyperlink r:id="rId118">
        <w:r w:rsidR="002B3780">
          <w:t>(25), 6066–6074. https://doi.org/10.1523/JNEUROSCI.3880-16.2017</w:t>
        </w:r>
      </w:hyperlink>
    </w:p>
    <w:p w14:paraId="1C1F18B5" w14:textId="61F1856B" w:rsidR="00A27F45" w:rsidRDefault="00144083">
      <w:pPr>
        <w:widowControl w:val="0"/>
        <w:pBdr>
          <w:top w:val="nil"/>
          <w:left w:val="nil"/>
          <w:bottom w:val="nil"/>
          <w:right w:val="nil"/>
          <w:between w:val="nil"/>
        </w:pBdr>
        <w:spacing w:line="480" w:lineRule="auto"/>
        <w:ind w:left="720" w:hanging="720"/>
      </w:pPr>
      <w:hyperlink r:id="rId119">
        <w:r w:rsidR="002B3780">
          <w:t xml:space="preserve">Denison, R. N., Adler, W. T., Carrasco, M., &amp; Ma, W. J. (2018). Humans incorporate attention-dependent uncertainty into perceptual decisions and confidence. </w:t>
        </w:r>
      </w:hyperlink>
      <w:hyperlink r:id="rId120">
        <w:r w:rsidR="002B3780">
          <w:rPr>
            <w:i/>
          </w:rPr>
          <w:t>Proceedings of the National Academy of Sciences</w:t>
        </w:r>
      </w:hyperlink>
      <w:hyperlink r:id="rId121">
        <w:r w:rsidR="002B3780">
          <w:t xml:space="preserve">, </w:t>
        </w:r>
      </w:hyperlink>
      <w:hyperlink r:id="rId122">
        <w:r w:rsidR="002B3780">
          <w:rPr>
            <w:i/>
          </w:rPr>
          <w:t>115</w:t>
        </w:r>
      </w:hyperlink>
      <w:hyperlink r:id="rId123">
        <w:r w:rsidR="002B3780">
          <w:t>(43), 11090–11095. https://doi.org/10.1073/pnas.1717720115</w:t>
        </w:r>
      </w:hyperlink>
    </w:p>
    <w:p w14:paraId="09984D30" w14:textId="5BEF6388" w:rsidR="00916BCA" w:rsidRPr="00916BCA" w:rsidRDefault="00916BCA">
      <w:pPr>
        <w:widowControl w:val="0"/>
        <w:pBdr>
          <w:top w:val="nil"/>
          <w:left w:val="nil"/>
          <w:bottom w:val="nil"/>
          <w:right w:val="nil"/>
          <w:between w:val="nil"/>
        </w:pBdr>
        <w:spacing w:line="480" w:lineRule="auto"/>
        <w:ind w:left="720" w:hanging="720"/>
      </w:pPr>
      <w:r w:rsidRPr="00A26D23">
        <w:rPr>
          <w:color w:val="222222"/>
          <w:shd w:val="clear" w:color="auto" w:fill="FFFFFF"/>
        </w:rPr>
        <w:lastRenderedPageBreak/>
        <w:t>Fleming, S. M. (2020). Awareness as inference in a higher-order state space. </w:t>
      </w:r>
      <w:r w:rsidRPr="00A26D23">
        <w:rPr>
          <w:i/>
          <w:iCs/>
          <w:color w:val="222222"/>
          <w:shd w:val="clear" w:color="auto" w:fill="FFFFFF"/>
        </w:rPr>
        <w:t>Neuroscience of consciousness</w:t>
      </w:r>
      <w:r w:rsidRPr="00A26D23">
        <w:rPr>
          <w:color w:val="222222"/>
          <w:shd w:val="clear" w:color="auto" w:fill="FFFFFF"/>
        </w:rPr>
        <w:t>, </w:t>
      </w:r>
      <w:r w:rsidRPr="00A26D23">
        <w:rPr>
          <w:i/>
          <w:iCs/>
          <w:color w:val="222222"/>
          <w:shd w:val="clear" w:color="auto" w:fill="FFFFFF"/>
        </w:rPr>
        <w:t>2020</w:t>
      </w:r>
      <w:r w:rsidRPr="00A26D23">
        <w:rPr>
          <w:color w:val="222222"/>
          <w:shd w:val="clear" w:color="auto" w:fill="FFFFFF"/>
        </w:rPr>
        <w:t>(1), niz020.</w:t>
      </w:r>
    </w:p>
    <w:p w14:paraId="7003A5AD" w14:textId="77777777" w:rsidR="00A27F45" w:rsidRDefault="00144083">
      <w:pPr>
        <w:widowControl w:val="0"/>
        <w:pBdr>
          <w:top w:val="nil"/>
          <w:left w:val="nil"/>
          <w:bottom w:val="nil"/>
          <w:right w:val="nil"/>
          <w:between w:val="nil"/>
        </w:pBdr>
        <w:spacing w:line="480" w:lineRule="auto"/>
        <w:ind w:left="720" w:hanging="720"/>
      </w:pPr>
      <w:hyperlink r:id="rId124">
        <w:r w:rsidR="002B3780">
          <w:t xml:space="preserve">Fleming, S. M., van der Putten, E. J., &amp; Daw, N. D. (2018). Neural mediators of changes of mind about perceptual decisions. </w:t>
        </w:r>
      </w:hyperlink>
      <w:hyperlink r:id="rId125">
        <w:r w:rsidR="002B3780">
          <w:rPr>
            <w:i/>
          </w:rPr>
          <w:t>Nature Neuroscience</w:t>
        </w:r>
      </w:hyperlink>
      <w:hyperlink r:id="rId126">
        <w:r w:rsidR="002B3780">
          <w:t xml:space="preserve">, </w:t>
        </w:r>
      </w:hyperlink>
      <w:hyperlink r:id="rId127">
        <w:r w:rsidR="002B3780">
          <w:rPr>
            <w:i/>
          </w:rPr>
          <w:t>21</w:t>
        </w:r>
      </w:hyperlink>
      <w:hyperlink r:id="rId128">
        <w:r w:rsidR="002B3780">
          <w:t>(4), 617–624. https://doi.org/10.1038/s41593-018-0104-6</w:t>
        </w:r>
      </w:hyperlink>
    </w:p>
    <w:p w14:paraId="56F7DA74" w14:textId="77777777" w:rsidR="00A27F45" w:rsidRDefault="00144083">
      <w:pPr>
        <w:widowControl w:val="0"/>
        <w:pBdr>
          <w:top w:val="nil"/>
          <w:left w:val="nil"/>
          <w:bottom w:val="nil"/>
          <w:right w:val="nil"/>
          <w:between w:val="nil"/>
        </w:pBdr>
        <w:spacing w:line="480" w:lineRule="auto"/>
        <w:ind w:left="720" w:hanging="720"/>
      </w:pPr>
      <w:hyperlink r:id="rId129">
        <w:r w:rsidR="002B3780">
          <w:t xml:space="preserve">Goldman, R. I., Stern, J. M., Engel, J., &amp; Cohen, M. S. (2002). Simultaneous EEG and fMRI of the alpha rhythm. </w:t>
        </w:r>
      </w:hyperlink>
      <w:hyperlink r:id="rId130">
        <w:r w:rsidR="002B3780">
          <w:rPr>
            <w:i/>
          </w:rPr>
          <w:t>Neuroreport</w:t>
        </w:r>
      </w:hyperlink>
      <w:hyperlink r:id="rId131">
        <w:r w:rsidR="002B3780">
          <w:t xml:space="preserve">, </w:t>
        </w:r>
      </w:hyperlink>
      <w:hyperlink r:id="rId132">
        <w:r w:rsidR="002B3780">
          <w:rPr>
            <w:i/>
          </w:rPr>
          <w:t>13</w:t>
        </w:r>
      </w:hyperlink>
      <w:hyperlink r:id="rId133">
        <w:r w:rsidR="002B3780">
          <w:t>(18), 2487–2492. https://doi.org/10.1097/01.wnr.0000047685.08940.d0</w:t>
        </w:r>
      </w:hyperlink>
    </w:p>
    <w:p w14:paraId="7D8470AC" w14:textId="77777777" w:rsidR="00A27F45" w:rsidRDefault="00144083">
      <w:pPr>
        <w:widowControl w:val="0"/>
        <w:pBdr>
          <w:top w:val="nil"/>
          <w:left w:val="nil"/>
          <w:bottom w:val="nil"/>
          <w:right w:val="nil"/>
          <w:between w:val="nil"/>
        </w:pBdr>
        <w:spacing w:line="480" w:lineRule="auto"/>
        <w:ind w:left="720" w:hanging="720"/>
      </w:pPr>
      <w:hyperlink r:id="rId134">
        <w:r w:rsidR="002B3780">
          <w:t xml:space="preserve">Graziano, M. S., &amp; Webb, T. W. (2015). The attention schema theory: A mechanistic account of subjective awareness. </w:t>
        </w:r>
      </w:hyperlink>
      <w:hyperlink r:id="rId135">
        <w:r w:rsidR="002B3780">
          <w:rPr>
            <w:i/>
          </w:rPr>
          <w:t>Frontiers in Psychology</w:t>
        </w:r>
      </w:hyperlink>
      <w:hyperlink r:id="rId136">
        <w:r w:rsidR="002B3780">
          <w:t xml:space="preserve">, </w:t>
        </w:r>
      </w:hyperlink>
      <w:hyperlink r:id="rId137">
        <w:r w:rsidR="002B3780">
          <w:rPr>
            <w:i/>
          </w:rPr>
          <w:t>6</w:t>
        </w:r>
      </w:hyperlink>
      <w:hyperlink r:id="rId138">
        <w:r w:rsidR="002B3780">
          <w:t>, 500.</w:t>
        </w:r>
      </w:hyperlink>
    </w:p>
    <w:p w14:paraId="5CE38333" w14:textId="740E2CC3" w:rsidR="00A27F45" w:rsidRDefault="00144083">
      <w:pPr>
        <w:widowControl w:val="0"/>
        <w:pBdr>
          <w:top w:val="nil"/>
          <w:left w:val="nil"/>
          <w:bottom w:val="nil"/>
          <w:right w:val="nil"/>
          <w:between w:val="nil"/>
        </w:pBdr>
        <w:spacing w:line="480" w:lineRule="auto"/>
        <w:ind w:left="720" w:hanging="720"/>
      </w:pPr>
      <w:hyperlink r:id="rId139">
        <w:r w:rsidR="002B3780">
          <w:t xml:space="preserve">Kellij, S., Fahrenfort, J., Lau, H., Peters, M. A. K., &amp; Odegaard, B. (2021). An investigation of how relative precision of target encoding influences metacognitive performance. </w:t>
        </w:r>
      </w:hyperlink>
      <w:hyperlink r:id="rId140">
        <w:r w:rsidR="002B3780">
          <w:rPr>
            <w:i/>
          </w:rPr>
          <w:t>Attention, Perception, &amp; Psychophysics</w:t>
        </w:r>
      </w:hyperlink>
      <w:hyperlink r:id="rId141">
        <w:r w:rsidR="002B3780">
          <w:t xml:space="preserve">, </w:t>
        </w:r>
      </w:hyperlink>
      <w:hyperlink r:id="rId142">
        <w:r w:rsidR="002B3780">
          <w:rPr>
            <w:i/>
          </w:rPr>
          <w:t>83</w:t>
        </w:r>
      </w:hyperlink>
      <w:hyperlink r:id="rId143">
        <w:r w:rsidR="002B3780">
          <w:t>(1), 512–524. https://doi.org/10.3758/s13414-020-02190-0</w:t>
        </w:r>
      </w:hyperlink>
    </w:p>
    <w:p w14:paraId="5ED82DB3" w14:textId="4187E04F" w:rsidR="00916BCA" w:rsidRDefault="00916BCA" w:rsidP="00916BCA">
      <w:pPr>
        <w:widowControl w:val="0"/>
        <w:pBdr>
          <w:top w:val="nil"/>
          <w:left w:val="nil"/>
          <w:bottom w:val="nil"/>
          <w:right w:val="nil"/>
          <w:between w:val="nil"/>
        </w:pBdr>
        <w:spacing w:line="480" w:lineRule="auto"/>
        <w:ind w:left="720" w:hanging="720"/>
      </w:pPr>
      <w:r w:rsidRPr="00916BCA">
        <w:rPr>
          <w:color w:val="222222"/>
          <w:shd w:val="clear" w:color="auto" w:fill="FFFFFF"/>
        </w:rPr>
        <w:t>Ko, Y., &amp; Lau, H. (2012). A detection theoretic explanation of blindsight suggests a link between conscious perception and metacognition. </w:t>
      </w:r>
      <w:r w:rsidRPr="00916BCA">
        <w:rPr>
          <w:i/>
          <w:iCs/>
          <w:color w:val="222222"/>
          <w:shd w:val="clear" w:color="auto" w:fill="FFFFFF"/>
        </w:rPr>
        <w:t>Philosophical Transactions of the Royal Society B: Biological Sciences</w:t>
      </w:r>
      <w:r w:rsidRPr="00916BCA">
        <w:rPr>
          <w:color w:val="222222"/>
          <w:shd w:val="clear" w:color="auto" w:fill="FFFFFF"/>
        </w:rPr>
        <w:t>, </w:t>
      </w:r>
      <w:r w:rsidRPr="00916BCA">
        <w:rPr>
          <w:i/>
          <w:iCs/>
          <w:color w:val="222222"/>
          <w:shd w:val="clear" w:color="auto" w:fill="FFFFFF"/>
        </w:rPr>
        <w:t>367</w:t>
      </w:r>
      <w:r w:rsidRPr="00916BCA">
        <w:rPr>
          <w:color w:val="222222"/>
          <w:shd w:val="clear" w:color="auto" w:fill="FFFFFF"/>
        </w:rPr>
        <w:t>(1594), 1401-1411.</w:t>
      </w:r>
    </w:p>
    <w:p w14:paraId="1F2D1A2A" w14:textId="77777777" w:rsidR="00A27F45" w:rsidRDefault="00144083">
      <w:pPr>
        <w:widowControl w:val="0"/>
        <w:pBdr>
          <w:top w:val="nil"/>
          <w:left w:val="nil"/>
          <w:bottom w:val="nil"/>
          <w:right w:val="nil"/>
          <w:between w:val="nil"/>
        </w:pBdr>
        <w:spacing w:line="480" w:lineRule="auto"/>
        <w:ind w:left="720" w:hanging="720"/>
      </w:pPr>
      <w:hyperlink r:id="rId144">
        <w:r w:rsidR="002B3780">
          <w:t xml:space="preserve">Kriegeskorte, N., Mur, M., &amp; Bandettini, P. (2008). Representational similarity analysis—Connecting the branches of systems neuroscience. </w:t>
        </w:r>
      </w:hyperlink>
      <w:hyperlink r:id="rId145">
        <w:r w:rsidR="002B3780">
          <w:rPr>
            <w:i/>
          </w:rPr>
          <w:t>Frontiers in Systems Neuroscience</w:t>
        </w:r>
      </w:hyperlink>
      <w:hyperlink r:id="rId146">
        <w:r w:rsidR="002B3780">
          <w:t xml:space="preserve">, </w:t>
        </w:r>
      </w:hyperlink>
      <w:hyperlink r:id="rId147">
        <w:r w:rsidR="002B3780">
          <w:rPr>
            <w:i/>
          </w:rPr>
          <w:t>2</w:t>
        </w:r>
      </w:hyperlink>
      <w:hyperlink r:id="rId148">
        <w:r w:rsidR="002B3780">
          <w:t>, 4. https://doi.org/10.3389/neuro.06.004.2008</w:t>
        </w:r>
      </w:hyperlink>
    </w:p>
    <w:p w14:paraId="58EC1446" w14:textId="00EF69EF" w:rsidR="009D6924" w:rsidRPr="009D6924" w:rsidRDefault="009D6924">
      <w:pPr>
        <w:widowControl w:val="0"/>
        <w:pBdr>
          <w:top w:val="nil"/>
          <w:left w:val="nil"/>
          <w:bottom w:val="nil"/>
          <w:right w:val="nil"/>
          <w:between w:val="nil"/>
        </w:pBdr>
        <w:spacing w:line="480" w:lineRule="auto"/>
        <w:ind w:left="720" w:hanging="720"/>
      </w:pPr>
      <w:r w:rsidRPr="00A26D23">
        <w:rPr>
          <w:color w:val="222222"/>
          <w:shd w:val="clear" w:color="auto" w:fill="FFFFFF"/>
        </w:rPr>
        <w:t>Lebreton, M., Abitbol, R., Daunizeau, J., &amp; Pessiglione, M. (2015). Automatic integration of confidence in the brain valuation signal. </w:t>
      </w:r>
      <w:r w:rsidRPr="00A26D23">
        <w:rPr>
          <w:i/>
          <w:iCs/>
          <w:color w:val="222222"/>
          <w:shd w:val="clear" w:color="auto" w:fill="FFFFFF"/>
        </w:rPr>
        <w:t>Nature neuroscience</w:t>
      </w:r>
      <w:r w:rsidRPr="00A26D23">
        <w:rPr>
          <w:color w:val="222222"/>
          <w:shd w:val="clear" w:color="auto" w:fill="FFFFFF"/>
        </w:rPr>
        <w:t>, </w:t>
      </w:r>
      <w:r w:rsidRPr="00A26D23">
        <w:rPr>
          <w:i/>
          <w:iCs/>
          <w:color w:val="222222"/>
          <w:shd w:val="clear" w:color="auto" w:fill="FFFFFF"/>
        </w:rPr>
        <w:t>18</w:t>
      </w:r>
      <w:r w:rsidRPr="00A26D23">
        <w:rPr>
          <w:color w:val="222222"/>
          <w:shd w:val="clear" w:color="auto" w:fill="FFFFFF"/>
        </w:rPr>
        <w:t>(8), 1159-1167.</w:t>
      </w:r>
    </w:p>
    <w:p w14:paraId="372A5883" w14:textId="4ED6D20A" w:rsidR="00D04E83" w:rsidRPr="00D04E83" w:rsidRDefault="00D04E83">
      <w:pPr>
        <w:widowControl w:val="0"/>
        <w:pBdr>
          <w:top w:val="nil"/>
          <w:left w:val="nil"/>
          <w:bottom w:val="nil"/>
          <w:right w:val="nil"/>
          <w:between w:val="nil"/>
        </w:pBdr>
        <w:spacing w:line="480" w:lineRule="auto"/>
        <w:ind w:left="720" w:hanging="720"/>
      </w:pPr>
      <w:r w:rsidRPr="00D04E83">
        <w:rPr>
          <w:color w:val="222222"/>
          <w:shd w:val="clear" w:color="auto" w:fill="FFFFFF"/>
        </w:rPr>
        <w:t>Mamassian, P. (2016). Visual confidence. </w:t>
      </w:r>
      <w:r w:rsidRPr="00D04E83">
        <w:rPr>
          <w:i/>
          <w:iCs/>
          <w:color w:val="222222"/>
          <w:shd w:val="clear" w:color="auto" w:fill="FFFFFF"/>
        </w:rPr>
        <w:t>Annual Review of Vision Science</w:t>
      </w:r>
      <w:r w:rsidRPr="00D04E83">
        <w:rPr>
          <w:color w:val="222222"/>
          <w:shd w:val="clear" w:color="auto" w:fill="FFFFFF"/>
        </w:rPr>
        <w:t>, </w:t>
      </w:r>
      <w:r w:rsidRPr="00D04E83">
        <w:rPr>
          <w:i/>
          <w:iCs/>
          <w:color w:val="222222"/>
          <w:shd w:val="clear" w:color="auto" w:fill="FFFFFF"/>
        </w:rPr>
        <w:t>2</w:t>
      </w:r>
      <w:r w:rsidRPr="00D04E83">
        <w:rPr>
          <w:color w:val="222222"/>
          <w:shd w:val="clear" w:color="auto" w:fill="FFFFFF"/>
        </w:rPr>
        <w:t>, 459-481.</w:t>
      </w:r>
    </w:p>
    <w:p w14:paraId="71BD32AE" w14:textId="73F7B9C4" w:rsidR="00A27F45" w:rsidRDefault="00144083">
      <w:pPr>
        <w:widowControl w:val="0"/>
        <w:pBdr>
          <w:top w:val="nil"/>
          <w:left w:val="nil"/>
          <w:bottom w:val="nil"/>
          <w:right w:val="nil"/>
          <w:between w:val="nil"/>
        </w:pBdr>
        <w:spacing w:line="480" w:lineRule="auto"/>
        <w:ind w:left="720" w:hanging="720"/>
      </w:pPr>
      <w:hyperlink r:id="rId149">
        <w:r w:rsidR="002B3780">
          <w:t xml:space="preserve">Maniscalco, Brain, &amp; Lau, Hakwan. (2011). </w:t>
        </w:r>
      </w:hyperlink>
      <w:hyperlink r:id="rId150">
        <w:r w:rsidR="002B3780">
          <w:rPr>
            <w:i/>
          </w:rPr>
          <w:t>On a distinction between detection and discrimination: Metacognitive advantage for signal over noise | JOV | ARVO Journals</w:t>
        </w:r>
      </w:hyperlink>
      <w:hyperlink r:id="rId151">
        <w:r w:rsidR="002B3780">
          <w:t>. Vision Sciences Society. https://jov.arvojournals.org/article.aspx?articleid=2139644</w:t>
        </w:r>
      </w:hyperlink>
    </w:p>
    <w:p w14:paraId="1331D93F" w14:textId="77777777" w:rsidR="00667D15" w:rsidRPr="00667D15" w:rsidRDefault="00667D15">
      <w:pPr>
        <w:widowControl w:val="0"/>
        <w:pBdr>
          <w:top w:val="nil"/>
          <w:left w:val="nil"/>
          <w:bottom w:val="nil"/>
          <w:right w:val="nil"/>
          <w:between w:val="nil"/>
        </w:pBdr>
        <w:spacing w:line="480" w:lineRule="auto"/>
        <w:ind w:left="720" w:hanging="720"/>
        <w:rPr>
          <w:color w:val="222222"/>
          <w:shd w:val="clear" w:color="auto" w:fill="FFFFFF"/>
          <w:rPrChange w:id="145" w:author="Matan Mazor (Staff)" w:date="2022-04-06T16:22:00Z">
            <w:rPr>
              <w:color w:val="222222"/>
              <w:sz w:val="20"/>
              <w:szCs w:val="20"/>
              <w:shd w:val="clear" w:color="auto" w:fill="FFFFFF"/>
            </w:rPr>
          </w:rPrChange>
        </w:rPr>
      </w:pPr>
      <w:r w:rsidRPr="00667D15">
        <w:rPr>
          <w:color w:val="222222"/>
          <w:shd w:val="clear" w:color="auto" w:fill="FFFFFF"/>
          <w:rPrChange w:id="146" w:author="Matan Mazor (Staff)" w:date="2022-04-06T16:22:00Z">
            <w:rPr>
              <w:color w:val="222222"/>
              <w:sz w:val="20"/>
              <w:szCs w:val="20"/>
              <w:shd w:val="clear" w:color="auto" w:fill="FFFFFF"/>
            </w:rPr>
          </w:rPrChange>
        </w:rPr>
        <w:lastRenderedPageBreak/>
        <w:t>Mazor, M. (2021). Inference about absence as a window into the mental self-model.</w:t>
      </w:r>
    </w:p>
    <w:p w14:paraId="019E7E15" w14:textId="7729A1D1" w:rsidR="00FD0D7A" w:rsidRPr="00FD0D7A" w:rsidRDefault="00FD0D7A">
      <w:pPr>
        <w:widowControl w:val="0"/>
        <w:pBdr>
          <w:top w:val="nil"/>
          <w:left w:val="nil"/>
          <w:bottom w:val="nil"/>
          <w:right w:val="nil"/>
          <w:between w:val="nil"/>
        </w:pBdr>
        <w:spacing w:line="480" w:lineRule="auto"/>
        <w:ind w:left="720" w:hanging="720"/>
      </w:pPr>
      <w:r w:rsidRPr="00FD0D7A">
        <w:rPr>
          <w:color w:val="222222"/>
          <w:shd w:val="clear" w:color="auto" w:fill="FFFFFF"/>
          <w:rPrChange w:id="147" w:author="Matan Mazor (Staff)" w:date="2022-03-24T10:41:00Z">
            <w:rPr>
              <w:color w:val="222222"/>
              <w:sz w:val="20"/>
              <w:szCs w:val="20"/>
              <w:shd w:val="clear" w:color="auto" w:fill="FFFFFF"/>
            </w:rPr>
          </w:rPrChange>
        </w:rPr>
        <w:t>Mazor, M., Dijkstra, N., &amp; Fleming, S. M. (2022). Dissociating the neural correlates of subjective visibility from those of decision confidence. </w:t>
      </w:r>
      <w:r w:rsidRPr="00FD0D7A">
        <w:rPr>
          <w:i/>
          <w:iCs/>
          <w:color w:val="222222"/>
          <w:shd w:val="clear" w:color="auto" w:fill="FFFFFF"/>
          <w:rPrChange w:id="148" w:author="Matan Mazor (Staff)" w:date="2022-03-24T10:41:00Z">
            <w:rPr>
              <w:i/>
              <w:iCs/>
              <w:color w:val="222222"/>
              <w:sz w:val="20"/>
              <w:szCs w:val="20"/>
              <w:shd w:val="clear" w:color="auto" w:fill="FFFFFF"/>
            </w:rPr>
          </w:rPrChange>
        </w:rPr>
        <w:t>Journal of Neuroscience</w:t>
      </w:r>
      <w:r w:rsidRPr="00FD0D7A">
        <w:rPr>
          <w:color w:val="222222"/>
          <w:shd w:val="clear" w:color="auto" w:fill="FFFFFF"/>
          <w:rPrChange w:id="149" w:author="Matan Mazor (Staff)" w:date="2022-03-24T10:41:00Z">
            <w:rPr>
              <w:color w:val="222222"/>
              <w:sz w:val="20"/>
              <w:szCs w:val="20"/>
              <w:shd w:val="clear" w:color="auto" w:fill="FFFFFF"/>
            </w:rPr>
          </w:rPrChange>
        </w:rPr>
        <w:t>.</w:t>
      </w:r>
    </w:p>
    <w:p w14:paraId="024E236B" w14:textId="77777777" w:rsidR="00A27F45" w:rsidRDefault="00144083">
      <w:pPr>
        <w:widowControl w:val="0"/>
        <w:pBdr>
          <w:top w:val="nil"/>
          <w:left w:val="nil"/>
          <w:bottom w:val="nil"/>
          <w:right w:val="nil"/>
          <w:between w:val="nil"/>
        </w:pBdr>
        <w:spacing w:line="480" w:lineRule="auto"/>
        <w:ind w:left="720" w:hanging="720"/>
      </w:pPr>
      <w:hyperlink r:id="rId152">
        <w:r w:rsidR="002B3780">
          <w:t xml:space="preserve">Mazor, M., Friston, K. J., &amp; Fleming, S. M. (2020). Distinct neural contributions to metacognition for detecting, but not discriminating visual stimuli. </w:t>
        </w:r>
      </w:hyperlink>
      <w:hyperlink r:id="rId153">
        <w:r w:rsidR="002B3780">
          <w:rPr>
            <w:i/>
          </w:rPr>
          <w:t>ELife</w:t>
        </w:r>
      </w:hyperlink>
      <w:hyperlink r:id="rId154">
        <w:r w:rsidR="002B3780">
          <w:t xml:space="preserve">, </w:t>
        </w:r>
      </w:hyperlink>
      <w:hyperlink r:id="rId155">
        <w:r w:rsidR="002B3780">
          <w:rPr>
            <w:i/>
          </w:rPr>
          <w:t>9</w:t>
        </w:r>
      </w:hyperlink>
      <w:hyperlink r:id="rId156">
        <w:r w:rsidR="002B3780">
          <w:t>, e53900. https://doi.org/10.7554/eLife.53900</w:t>
        </w:r>
      </w:hyperlink>
    </w:p>
    <w:p w14:paraId="0AB16A0F" w14:textId="77777777" w:rsidR="00A27F45" w:rsidRDefault="00144083">
      <w:pPr>
        <w:widowControl w:val="0"/>
        <w:pBdr>
          <w:top w:val="nil"/>
          <w:left w:val="nil"/>
          <w:bottom w:val="nil"/>
          <w:right w:val="nil"/>
          <w:between w:val="nil"/>
        </w:pBdr>
        <w:spacing w:line="480" w:lineRule="auto"/>
        <w:ind w:left="720" w:hanging="720"/>
      </w:pPr>
      <w:hyperlink r:id="rId157">
        <w:r w:rsidR="002B3780">
          <w:t xml:space="preserve">Mazor, M., Mazor, N., &amp; Mukamel, R. (2019). A novel tool for time-locking study plans to results. </w:t>
        </w:r>
      </w:hyperlink>
      <w:hyperlink r:id="rId158">
        <w:r w:rsidR="002B3780">
          <w:rPr>
            <w:i/>
          </w:rPr>
          <w:t>European Journal of Neuroscience</w:t>
        </w:r>
      </w:hyperlink>
      <w:hyperlink r:id="rId159">
        <w:r w:rsidR="002B3780">
          <w:t xml:space="preserve">, </w:t>
        </w:r>
      </w:hyperlink>
      <w:hyperlink r:id="rId160">
        <w:r w:rsidR="002B3780">
          <w:rPr>
            <w:i/>
          </w:rPr>
          <w:t>49</w:t>
        </w:r>
      </w:hyperlink>
      <w:hyperlink r:id="rId161">
        <w:r w:rsidR="002B3780">
          <w:t>(9), 1149–1156. https://doi.org/10.1111/ejn.14278</w:t>
        </w:r>
      </w:hyperlink>
    </w:p>
    <w:p w14:paraId="533E7F0B" w14:textId="77777777" w:rsidR="00A27F45" w:rsidRDefault="00144083">
      <w:pPr>
        <w:widowControl w:val="0"/>
        <w:pBdr>
          <w:top w:val="nil"/>
          <w:left w:val="nil"/>
          <w:bottom w:val="nil"/>
          <w:right w:val="nil"/>
          <w:between w:val="nil"/>
        </w:pBdr>
        <w:spacing w:line="480" w:lineRule="auto"/>
        <w:ind w:left="720" w:hanging="720"/>
      </w:pPr>
      <w:hyperlink r:id="rId162">
        <w:r w:rsidR="002B3780">
          <w:t xml:space="preserve">Mazor, M., Moran, R., &amp; Fleming, S. M. (2021). Metacognitive asymmetries in visual perception. </w:t>
        </w:r>
      </w:hyperlink>
      <w:hyperlink r:id="rId163">
        <w:r w:rsidR="002B3780">
          <w:rPr>
            <w:i/>
          </w:rPr>
          <w:t>Neuroscience of Consciousness</w:t>
        </w:r>
      </w:hyperlink>
      <w:hyperlink r:id="rId164">
        <w:r w:rsidR="002B3780">
          <w:t xml:space="preserve">, </w:t>
        </w:r>
      </w:hyperlink>
      <w:hyperlink r:id="rId165">
        <w:r w:rsidR="002B3780">
          <w:rPr>
            <w:i/>
          </w:rPr>
          <w:t>2021</w:t>
        </w:r>
      </w:hyperlink>
      <w:hyperlink r:id="rId166">
        <w:r w:rsidR="002B3780">
          <w:t>(1). https://doi.org/10.1093/nc/niab025</w:t>
        </w:r>
      </w:hyperlink>
    </w:p>
    <w:p w14:paraId="1F9C9F4E" w14:textId="77777777" w:rsidR="00A27F45" w:rsidRDefault="00144083">
      <w:pPr>
        <w:widowControl w:val="0"/>
        <w:pBdr>
          <w:top w:val="nil"/>
          <w:left w:val="nil"/>
          <w:bottom w:val="nil"/>
          <w:right w:val="nil"/>
          <w:between w:val="nil"/>
        </w:pBdr>
        <w:spacing w:line="480" w:lineRule="auto"/>
        <w:ind w:left="720" w:hanging="720"/>
      </w:pPr>
      <w:hyperlink r:id="rId167">
        <w:r w:rsidR="002B3780">
          <w:t xml:space="preserve">Meuwese, J. D. I., van Loon, A. M., Lamme, V. A. F., &amp; Fahrenfort, J. J. (2014). The subjective experience of object recognition: Comparing metacognition for object detection and object categorization. </w:t>
        </w:r>
      </w:hyperlink>
      <w:hyperlink r:id="rId168">
        <w:r w:rsidR="002B3780">
          <w:rPr>
            <w:i/>
          </w:rPr>
          <w:t>Attention, Perception, &amp; Psychophysics</w:t>
        </w:r>
      </w:hyperlink>
      <w:hyperlink r:id="rId169">
        <w:r w:rsidR="002B3780">
          <w:t>. https://doi.org/10.3758/s13414-014-0643-1</w:t>
        </w:r>
      </w:hyperlink>
    </w:p>
    <w:p w14:paraId="5698477B" w14:textId="77777777" w:rsidR="00A27F45" w:rsidRDefault="00144083">
      <w:pPr>
        <w:widowControl w:val="0"/>
        <w:pBdr>
          <w:top w:val="nil"/>
          <w:left w:val="nil"/>
          <w:bottom w:val="nil"/>
          <w:right w:val="nil"/>
          <w:between w:val="nil"/>
        </w:pBdr>
        <w:spacing w:line="480" w:lineRule="auto"/>
        <w:ind w:left="720" w:hanging="720"/>
      </w:pPr>
      <w:hyperlink r:id="rId170">
        <w:r w:rsidR="002B3780">
          <w:t xml:space="preserve">Morales, J., Lau, H., &amp; Fleming, S. M. (2018). Domain-General and Domain-Specific Patterns of Activity Supporting Metacognition in Human Prefrontal Cortex. </w:t>
        </w:r>
      </w:hyperlink>
      <w:hyperlink r:id="rId171">
        <w:r w:rsidR="002B3780">
          <w:rPr>
            <w:i/>
          </w:rPr>
          <w:t>Journal of Neuroscience</w:t>
        </w:r>
      </w:hyperlink>
      <w:hyperlink r:id="rId172">
        <w:r w:rsidR="002B3780">
          <w:t xml:space="preserve">, </w:t>
        </w:r>
      </w:hyperlink>
      <w:hyperlink r:id="rId173">
        <w:r w:rsidR="002B3780">
          <w:rPr>
            <w:i/>
          </w:rPr>
          <w:t>38</w:t>
        </w:r>
      </w:hyperlink>
      <w:hyperlink r:id="rId174">
        <w:r w:rsidR="002B3780">
          <w:t>(14), 3534–3546. https://doi.org/10.1523/JNEUROSCI.2360-17.2018</w:t>
        </w:r>
      </w:hyperlink>
    </w:p>
    <w:p w14:paraId="2AFB12DA" w14:textId="77777777" w:rsidR="00A27F45" w:rsidRDefault="00144083">
      <w:pPr>
        <w:widowControl w:val="0"/>
        <w:pBdr>
          <w:top w:val="nil"/>
          <w:left w:val="nil"/>
          <w:bottom w:val="nil"/>
          <w:right w:val="nil"/>
          <w:between w:val="nil"/>
        </w:pBdr>
        <w:spacing w:line="480" w:lineRule="auto"/>
        <w:ind w:left="720" w:hanging="720"/>
      </w:pPr>
      <w:hyperlink r:id="rId175">
        <w:r w:rsidR="002B3780">
          <w:t xml:space="preserve">Neubert, F.-X., Mars, R. B., Thomas, A. G., Sallet, J., &amp; Rushworth, M. F. S. (2014). Comparison of Human Ventral Frontal Cortex Areas for Cognitive Control and Language with Areas in Monkey Frontal Cortex. </w:t>
        </w:r>
      </w:hyperlink>
      <w:hyperlink r:id="rId176">
        <w:r w:rsidR="002B3780">
          <w:rPr>
            <w:i/>
          </w:rPr>
          <w:t>Neuron</w:t>
        </w:r>
      </w:hyperlink>
      <w:hyperlink r:id="rId177">
        <w:r w:rsidR="002B3780">
          <w:t xml:space="preserve">, </w:t>
        </w:r>
      </w:hyperlink>
      <w:hyperlink r:id="rId178">
        <w:r w:rsidR="002B3780">
          <w:rPr>
            <w:i/>
          </w:rPr>
          <w:t>81</w:t>
        </w:r>
      </w:hyperlink>
      <w:hyperlink r:id="rId179">
        <w:r w:rsidR="002B3780">
          <w:t>(3), 700–713. https://doi.org/10.1016/j.neuron.2013.11.012</w:t>
        </w:r>
      </w:hyperlink>
    </w:p>
    <w:p w14:paraId="7D0EEE83" w14:textId="77777777" w:rsidR="00A27F45" w:rsidRDefault="00144083">
      <w:pPr>
        <w:widowControl w:val="0"/>
        <w:pBdr>
          <w:top w:val="nil"/>
          <w:left w:val="nil"/>
          <w:bottom w:val="nil"/>
          <w:right w:val="nil"/>
          <w:between w:val="nil"/>
        </w:pBdr>
        <w:spacing w:line="480" w:lineRule="auto"/>
        <w:ind w:left="720" w:hanging="720"/>
      </w:pPr>
      <w:hyperlink r:id="rId180">
        <w:r w:rsidR="002B3780">
          <w:t xml:space="preserve">Nili, H., Wingfield, C., Walther, A., Su, L., Marslen-Wilson, W., &amp; Kriegeskorte, N. (2014). A Toolbox for Representational Similarity Analysis. </w:t>
        </w:r>
      </w:hyperlink>
      <w:hyperlink r:id="rId181">
        <w:r w:rsidR="002B3780">
          <w:rPr>
            <w:i/>
          </w:rPr>
          <w:t>PLOS Computational Biology</w:t>
        </w:r>
      </w:hyperlink>
      <w:hyperlink r:id="rId182">
        <w:r w:rsidR="002B3780">
          <w:t xml:space="preserve">, </w:t>
        </w:r>
      </w:hyperlink>
      <w:hyperlink r:id="rId183">
        <w:r w:rsidR="002B3780">
          <w:rPr>
            <w:i/>
          </w:rPr>
          <w:t>10</w:t>
        </w:r>
      </w:hyperlink>
      <w:hyperlink r:id="rId184">
        <w:r w:rsidR="002B3780">
          <w:t>(4), e1003553. https://doi.org/10.1371/journal.pcbi.1003553</w:t>
        </w:r>
      </w:hyperlink>
    </w:p>
    <w:p w14:paraId="40E11612" w14:textId="46980BE3" w:rsidR="00A27F45" w:rsidRDefault="00144083">
      <w:pPr>
        <w:widowControl w:val="0"/>
        <w:pBdr>
          <w:top w:val="nil"/>
          <w:left w:val="nil"/>
          <w:bottom w:val="nil"/>
          <w:right w:val="nil"/>
          <w:between w:val="nil"/>
        </w:pBdr>
        <w:spacing w:line="480" w:lineRule="auto"/>
        <w:ind w:left="720" w:hanging="720"/>
      </w:pPr>
      <w:hyperlink r:id="rId185">
        <w:r w:rsidR="002B3780">
          <w:t xml:space="preserve">Rahnev, D. (2021). Response Bias Reflects Individual Differences in Sensory Encoding. </w:t>
        </w:r>
      </w:hyperlink>
      <w:hyperlink r:id="rId186">
        <w:r w:rsidR="002B3780">
          <w:rPr>
            <w:i/>
          </w:rPr>
          <w:t>Psychological Science</w:t>
        </w:r>
      </w:hyperlink>
      <w:hyperlink r:id="rId187">
        <w:r w:rsidR="002B3780">
          <w:t>, 0956797621994214. https://doi.org/10.1177/0956797621994214</w:t>
        </w:r>
      </w:hyperlink>
    </w:p>
    <w:p w14:paraId="520CCC72" w14:textId="0BAB67B4" w:rsidR="00871337" w:rsidRPr="00871337" w:rsidRDefault="00871337">
      <w:pPr>
        <w:widowControl w:val="0"/>
        <w:pBdr>
          <w:top w:val="nil"/>
          <w:left w:val="nil"/>
          <w:bottom w:val="nil"/>
          <w:right w:val="nil"/>
          <w:between w:val="nil"/>
        </w:pBdr>
        <w:spacing w:line="480" w:lineRule="auto"/>
        <w:ind w:left="720" w:hanging="720"/>
      </w:pPr>
      <w:r w:rsidRPr="00A26D23">
        <w:rPr>
          <w:color w:val="222222"/>
          <w:shd w:val="clear" w:color="auto" w:fill="FFFFFF"/>
        </w:rPr>
        <w:lastRenderedPageBreak/>
        <w:t>Ritchie, J. B., Bracci, S., &amp; de Beeck, H. O. (2017). Avoiding illusory effects in representational similarity analysis: What (not) to do with the diagonal. </w:t>
      </w:r>
      <w:r w:rsidRPr="00A26D23">
        <w:rPr>
          <w:i/>
          <w:iCs/>
          <w:color w:val="222222"/>
          <w:shd w:val="clear" w:color="auto" w:fill="FFFFFF"/>
        </w:rPr>
        <w:t>Neuroimage</w:t>
      </w:r>
      <w:r w:rsidRPr="00A26D23">
        <w:rPr>
          <w:color w:val="222222"/>
          <w:shd w:val="clear" w:color="auto" w:fill="FFFFFF"/>
        </w:rPr>
        <w:t>, </w:t>
      </w:r>
      <w:r w:rsidRPr="00A26D23">
        <w:rPr>
          <w:i/>
          <w:iCs/>
          <w:color w:val="222222"/>
          <w:shd w:val="clear" w:color="auto" w:fill="FFFFFF"/>
        </w:rPr>
        <w:t>148</w:t>
      </w:r>
      <w:r w:rsidRPr="00A26D23">
        <w:rPr>
          <w:color w:val="222222"/>
          <w:shd w:val="clear" w:color="auto" w:fill="FFFFFF"/>
        </w:rPr>
        <w:t>, 197-200.</w:t>
      </w:r>
    </w:p>
    <w:p w14:paraId="16187B65" w14:textId="59B3D256" w:rsidR="00A27F45" w:rsidRDefault="00144083">
      <w:pPr>
        <w:widowControl w:val="0"/>
        <w:pBdr>
          <w:top w:val="nil"/>
          <w:left w:val="nil"/>
          <w:bottom w:val="nil"/>
          <w:right w:val="nil"/>
          <w:between w:val="nil"/>
        </w:pBdr>
        <w:spacing w:line="480" w:lineRule="auto"/>
        <w:ind w:left="720" w:hanging="720"/>
      </w:pPr>
      <w:hyperlink r:id="rId188">
        <w:r w:rsidR="002B3780">
          <w:t xml:space="preserve">Rouder, J. N., Speckman, P. L., Sun, D., Morey, R. D., &amp; Iverson, G. (2009). Bayesian t tests for accepting and rejecting the null hypothesis. </w:t>
        </w:r>
      </w:hyperlink>
      <w:hyperlink r:id="rId189">
        <w:r w:rsidR="002B3780">
          <w:rPr>
            <w:i/>
          </w:rPr>
          <w:t>Psychonomic Bulletin &amp; Review</w:t>
        </w:r>
      </w:hyperlink>
      <w:hyperlink r:id="rId190">
        <w:r w:rsidR="002B3780">
          <w:t xml:space="preserve">, </w:t>
        </w:r>
      </w:hyperlink>
      <w:hyperlink r:id="rId191">
        <w:r w:rsidR="002B3780">
          <w:rPr>
            <w:i/>
          </w:rPr>
          <w:t>16</w:t>
        </w:r>
      </w:hyperlink>
      <w:hyperlink r:id="rId192">
        <w:r w:rsidR="002B3780">
          <w:t>(2), 225–237. https://doi.org/10.3758/PBR.16.2.225</w:t>
        </w:r>
      </w:hyperlink>
    </w:p>
    <w:p w14:paraId="62991A69" w14:textId="44EB8190" w:rsidR="00916BCA" w:rsidRPr="00916BCA" w:rsidRDefault="00916BCA">
      <w:pPr>
        <w:widowControl w:val="0"/>
        <w:pBdr>
          <w:top w:val="nil"/>
          <w:left w:val="nil"/>
          <w:bottom w:val="nil"/>
          <w:right w:val="nil"/>
          <w:between w:val="nil"/>
        </w:pBdr>
        <w:spacing w:line="480" w:lineRule="auto"/>
        <w:ind w:left="720" w:hanging="720"/>
      </w:pPr>
      <w:r w:rsidRPr="00A26D23">
        <w:rPr>
          <w:color w:val="222222"/>
          <w:shd w:val="clear" w:color="auto" w:fill="FFFFFF"/>
        </w:rPr>
        <w:t>Treisman, M., &amp; Williams, T. C. (1984). A theory of criterion setting with an application to sequential dependencies. </w:t>
      </w:r>
      <w:r w:rsidRPr="00A26D23">
        <w:rPr>
          <w:i/>
          <w:iCs/>
          <w:color w:val="222222"/>
          <w:shd w:val="clear" w:color="auto" w:fill="FFFFFF"/>
        </w:rPr>
        <w:t>Psychological review</w:t>
      </w:r>
      <w:r w:rsidRPr="00A26D23">
        <w:rPr>
          <w:color w:val="222222"/>
          <w:shd w:val="clear" w:color="auto" w:fill="FFFFFF"/>
        </w:rPr>
        <w:t>, </w:t>
      </w:r>
      <w:r w:rsidRPr="00A26D23">
        <w:rPr>
          <w:i/>
          <w:iCs/>
          <w:color w:val="222222"/>
          <w:shd w:val="clear" w:color="auto" w:fill="FFFFFF"/>
        </w:rPr>
        <w:t>91</w:t>
      </w:r>
      <w:r w:rsidRPr="00A26D23">
        <w:rPr>
          <w:color w:val="222222"/>
          <w:shd w:val="clear" w:color="auto" w:fill="FFFFFF"/>
        </w:rPr>
        <w:t>(1), 68.</w:t>
      </w:r>
    </w:p>
    <w:p w14:paraId="444296C6" w14:textId="77777777" w:rsidR="00A27F45" w:rsidRDefault="00144083">
      <w:pPr>
        <w:widowControl w:val="0"/>
        <w:pBdr>
          <w:top w:val="nil"/>
          <w:left w:val="nil"/>
          <w:bottom w:val="nil"/>
          <w:right w:val="nil"/>
          <w:between w:val="nil"/>
        </w:pBdr>
        <w:spacing w:line="480" w:lineRule="auto"/>
        <w:ind w:left="720" w:hanging="720"/>
      </w:pPr>
      <w:hyperlink r:id="rId193">
        <w:r w:rsidR="002B3780">
          <w:t xml:space="preserve">Vaccaro, A. G., &amp; Fleming, S. M. (2018). Thinking about thinking: A coordinate-based meta-analysis of neuroimaging studies of metacognitive judgements. </w:t>
        </w:r>
      </w:hyperlink>
      <w:hyperlink r:id="rId194">
        <w:r w:rsidR="002B3780">
          <w:rPr>
            <w:i/>
          </w:rPr>
          <w:t>Brain and Neuroscience Advances</w:t>
        </w:r>
      </w:hyperlink>
      <w:hyperlink r:id="rId195">
        <w:r w:rsidR="002B3780">
          <w:t xml:space="preserve">, </w:t>
        </w:r>
      </w:hyperlink>
      <w:hyperlink r:id="rId196">
        <w:r w:rsidR="002B3780">
          <w:rPr>
            <w:i/>
          </w:rPr>
          <w:t>2</w:t>
        </w:r>
      </w:hyperlink>
      <w:hyperlink r:id="rId197">
        <w:r w:rsidR="002B3780">
          <w:t>, 2398212818810591. https://doi.org/10.1177/2398212818810591</w:t>
        </w:r>
      </w:hyperlink>
    </w:p>
    <w:p w14:paraId="499F15E7" w14:textId="77777777" w:rsidR="00A27F45" w:rsidRDefault="00144083">
      <w:pPr>
        <w:widowControl w:val="0"/>
        <w:pBdr>
          <w:top w:val="nil"/>
          <w:left w:val="nil"/>
          <w:bottom w:val="nil"/>
          <w:right w:val="nil"/>
          <w:between w:val="nil"/>
        </w:pBdr>
        <w:spacing w:line="480" w:lineRule="auto"/>
        <w:ind w:left="720" w:hanging="720"/>
      </w:pPr>
      <w:hyperlink r:id="rId198">
        <w:r w:rsidR="002B3780">
          <w:t xml:space="preserve">Wickens, T. D. (2001). </w:t>
        </w:r>
      </w:hyperlink>
      <w:hyperlink r:id="rId199">
        <w:r w:rsidR="002B3780">
          <w:rPr>
            <w:i/>
          </w:rPr>
          <w:t>Elementary Signal Detection Theory</w:t>
        </w:r>
      </w:hyperlink>
      <w:hyperlink r:id="rId200">
        <w:r w:rsidR="002B3780">
          <w:t>. Oxford University Press.</w:t>
        </w:r>
      </w:hyperlink>
    </w:p>
    <w:p w14:paraId="77180EF0" w14:textId="77777777" w:rsidR="00A27F45" w:rsidRDefault="002B3780">
      <w:pPr>
        <w:widowControl w:val="0"/>
        <w:pBdr>
          <w:top w:val="nil"/>
          <w:left w:val="nil"/>
          <w:bottom w:val="nil"/>
          <w:right w:val="nil"/>
          <w:between w:val="nil"/>
        </w:pBdr>
        <w:spacing w:line="480" w:lineRule="auto"/>
        <w:ind w:left="720" w:hanging="720"/>
      </w:pPr>
      <w:r>
        <w:br w:type="page"/>
      </w:r>
    </w:p>
    <w:p w14:paraId="71020D16" w14:textId="77777777" w:rsidR="00A27F45" w:rsidRDefault="002B3780">
      <w:pPr>
        <w:pStyle w:val="Title"/>
        <w:widowControl w:val="0"/>
        <w:spacing w:line="480" w:lineRule="auto"/>
        <w:ind w:left="720"/>
      </w:pPr>
      <w:bookmarkStart w:id="150" w:name="_vatc91t8wjpg" w:colFirst="0" w:colLast="0"/>
      <w:bookmarkEnd w:id="150"/>
      <w:r>
        <w:lastRenderedPageBreak/>
        <w:t>Supplementary information</w:t>
      </w:r>
    </w:p>
    <w:p w14:paraId="4CD91CC6" w14:textId="607CC451" w:rsidR="00A27F45" w:rsidRDefault="002B3780">
      <w:pPr>
        <w:pStyle w:val="Heading2"/>
        <w:pPrChange w:id="151" w:author="Matan Mazor (Staff)" w:date="2022-04-06T10:58:00Z">
          <w:pPr/>
        </w:pPrChange>
      </w:pPr>
      <w:bookmarkStart w:id="152" w:name="_ujvnpeo1w23a" w:colFirst="0" w:colLast="0"/>
      <w:bookmarkEnd w:id="152"/>
      <w:r>
        <w:t>S1. Linear effect of confidence across the seven ROIs:</w:t>
      </w:r>
    </w:p>
    <w:p w14:paraId="4031A794" w14:textId="469E3CAB" w:rsidR="00A27F45" w:rsidRDefault="002B3780">
      <w:r>
        <w:t xml:space="preserve">In S1-S8, we use the following coding to indicate significance: </w:t>
      </w:r>
    </w:p>
    <w:p w14:paraId="4BF6B5D3" w14:textId="77777777" w:rsidR="00A27F45" w:rsidRPr="00A26D23" w:rsidRDefault="002B3780">
      <w:pPr>
        <w:numPr>
          <w:ilvl w:val="0"/>
          <w:numId w:val="2"/>
        </w:numPr>
        <w:rPr>
          <w:b/>
          <w:bCs/>
        </w:rPr>
      </w:pPr>
      <w:commentRangeStart w:id="153"/>
      <w:r w:rsidRPr="00A26D23">
        <w:rPr>
          <w:b/>
          <w:bCs/>
        </w:rPr>
        <w:t>Significant at the 0.05 level (uncorrected)</w:t>
      </w:r>
    </w:p>
    <w:p w14:paraId="6ADC00DF" w14:textId="670AF59A" w:rsidR="00A27F45" w:rsidRPr="00A26D23" w:rsidRDefault="002B3780">
      <w:pPr>
        <w:numPr>
          <w:ilvl w:val="0"/>
          <w:numId w:val="2"/>
        </w:numPr>
        <w:rPr>
          <w:i/>
          <w:iCs/>
          <w:shd w:val="clear" w:color="auto" w:fill="EA9999"/>
        </w:rPr>
      </w:pPr>
      <w:r w:rsidRPr="00A26D23">
        <w:rPr>
          <w:i/>
          <w:iCs/>
        </w:rPr>
        <w:t>Bayes Factor provides evidence for the null (BF</w:t>
      </w:r>
      <w:r w:rsidRPr="00A26D23">
        <w:rPr>
          <w:i/>
          <w:iCs/>
          <w:vertAlign w:val="subscript"/>
        </w:rPr>
        <w:t>01</w:t>
      </w:r>
      <w:r w:rsidRPr="00A26D23">
        <w:rPr>
          <w:i/>
          <w:iCs/>
        </w:rPr>
        <w:t>&gt;3)</w:t>
      </w:r>
      <w:commentRangeEnd w:id="153"/>
      <w:r w:rsidR="00FA08BF" w:rsidRPr="00A26D23">
        <w:rPr>
          <w:i/>
          <w:iCs/>
        </w:rPr>
        <w:commentReference w:id="153"/>
      </w:r>
    </w:p>
    <w:p w14:paraId="151A4959" w14:textId="77777777" w:rsidR="00A27F45" w:rsidRDefault="002B3780">
      <w:pPr>
        <w:pStyle w:val="Heading3"/>
      </w:pPr>
      <w:bookmarkStart w:id="154" w:name="_8tq72a34xczf" w:colFirst="0" w:colLast="0"/>
      <w:bookmarkEnd w:id="154"/>
      <w:r>
        <w:tab/>
        <w:t>SPM:</w:t>
      </w:r>
    </w:p>
    <w:p w14:paraId="2C7CA92F" w14:textId="77777777" w:rsidR="00A27F45" w:rsidRDefault="00A27F45">
      <w:pPr>
        <w:ind w:left="720"/>
      </w:pPr>
    </w:p>
    <w:tbl>
      <w:tblPr>
        <w:tblStyle w:val="16"/>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8"/>
        <w:gridCol w:w="1728"/>
        <w:gridCol w:w="1728"/>
        <w:gridCol w:w="1728"/>
        <w:gridCol w:w="1728"/>
      </w:tblGrid>
      <w:tr w:rsidR="00A27F45" w:rsidRPr="00243732" w14:paraId="1A1B40B4"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33F59" w14:textId="77777777" w:rsidR="00A27F45" w:rsidRPr="002E4507" w:rsidRDefault="002B3780">
            <w:pPr>
              <w:widowControl w:val="0"/>
              <w:spacing w:line="240" w:lineRule="auto"/>
            </w:pPr>
            <w:r w:rsidRPr="002E4507">
              <w:t>region</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5219E9" w14:textId="77777777" w:rsidR="00A27F45" w:rsidRPr="00243732" w:rsidRDefault="002B3780">
            <w:pPr>
              <w:widowControl w:val="0"/>
              <w:spacing w:line="240" w:lineRule="auto"/>
            </w:pPr>
            <w:r w:rsidRPr="00243732">
              <w:t>mean</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90504" w14:textId="77777777" w:rsidR="00A27F45" w:rsidRPr="00243732" w:rsidRDefault="002B3780">
            <w:pPr>
              <w:widowControl w:val="0"/>
              <w:spacing w:line="240" w:lineRule="auto"/>
            </w:pPr>
            <w:r w:rsidRPr="00243732">
              <w:t>t value</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025094" w14:textId="77777777" w:rsidR="00A27F45" w:rsidRPr="00243732" w:rsidRDefault="002B3780">
            <w:pPr>
              <w:widowControl w:val="0"/>
              <w:spacing w:line="240" w:lineRule="auto"/>
            </w:pPr>
            <w:r w:rsidRPr="00243732">
              <w:t>p value</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DA2DC9" w14:textId="77777777" w:rsidR="00A27F45" w:rsidRPr="00243732" w:rsidRDefault="002B3780">
            <w:pPr>
              <w:widowControl w:val="0"/>
              <w:spacing w:line="240" w:lineRule="auto"/>
            </w:pPr>
            <w:r w:rsidRPr="00243732">
              <w:t>std</w:t>
            </w:r>
          </w:p>
        </w:tc>
      </w:tr>
      <w:tr w:rsidR="00A27F45" w:rsidRPr="00243732" w14:paraId="28BCE35C"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DF436" w14:textId="77777777" w:rsidR="00A27F45" w:rsidRPr="00243732" w:rsidRDefault="002B3780">
            <w:pPr>
              <w:widowControl w:val="0"/>
              <w:spacing w:line="240" w:lineRule="auto"/>
            </w:pPr>
            <w:r w:rsidRPr="00243732">
              <w:t>FPl</w:t>
            </w:r>
          </w:p>
        </w:tc>
        <w:tc>
          <w:tcPr>
            <w:tcW w:w="1728" w:type="dxa"/>
            <w:tcBorders>
              <w:top w:val="single" w:sz="8" w:space="0" w:color="000000"/>
              <w:left w:val="single" w:sz="8" w:space="0" w:color="000000"/>
            </w:tcBorders>
            <w:tcMar>
              <w:top w:w="100" w:type="dxa"/>
              <w:left w:w="100" w:type="dxa"/>
              <w:bottom w:w="100" w:type="dxa"/>
              <w:right w:w="100" w:type="dxa"/>
            </w:tcMar>
          </w:tcPr>
          <w:p w14:paraId="3ADE85A6" w14:textId="55B2F8A1" w:rsidR="00A27F45" w:rsidRPr="00243732" w:rsidRDefault="002B3780">
            <w:pPr>
              <w:widowControl w:val="0"/>
              <w:spacing w:line="240" w:lineRule="auto"/>
            </w:pPr>
            <w:r w:rsidRPr="00243732">
              <w:t>0.07</w:t>
            </w:r>
          </w:p>
        </w:tc>
        <w:tc>
          <w:tcPr>
            <w:tcW w:w="1728" w:type="dxa"/>
            <w:tcBorders>
              <w:top w:val="single" w:sz="8" w:space="0" w:color="000000"/>
            </w:tcBorders>
            <w:tcMar>
              <w:top w:w="100" w:type="dxa"/>
              <w:left w:w="100" w:type="dxa"/>
              <w:bottom w:w="100" w:type="dxa"/>
              <w:right w:w="100" w:type="dxa"/>
            </w:tcMar>
          </w:tcPr>
          <w:p w14:paraId="05B9F678" w14:textId="4DF9213D" w:rsidR="00A27F45" w:rsidRPr="00243732" w:rsidRDefault="002B3780">
            <w:pPr>
              <w:widowControl w:val="0"/>
              <w:spacing w:line="240" w:lineRule="auto"/>
            </w:pPr>
            <w:r w:rsidRPr="00243732">
              <w:t>1.12</w:t>
            </w:r>
          </w:p>
        </w:tc>
        <w:tc>
          <w:tcPr>
            <w:tcW w:w="1728" w:type="dxa"/>
            <w:tcBorders>
              <w:top w:val="single" w:sz="8" w:space="0" w:color="000000"/>
            </w:tcBorders>
            <w:tcMar>
              <w:top w:w="100" w:type="dxa"/>
              <w:left w:w="100" w:type="dxa"/>
              <w:bottom w:w="100" w:type="dxa"/>
              <w:right w:w="100" w:type="dxa"/>
            </w:tcMar>
          </w:tcPr>
          <w:p w14:paraId="4A30FFCF" w14:textId="697CF873" w:rsidR="00A27F45" w:rsidRPr="00243732" w:rsidRDefault="002B3780">
            <w:pPr>
              <w:widowControl w:val="0"/>
              <w:spacing w:line="240" w:lineRule="auto"/>
            </w:pPr>
            <w:r w:rsidRPr="00243732">
              <w:t>0.</w:t>
            </w:r>
            <w:r w:rsidR="00536C18" w:rsidRPr="00243732">
              <w:t>27</w:t>
            </w:r>
          </w:p>
        </w:tc>
        <w:tc>
          <w:tcPr>
            <w:tcW w:w="1728" w:type="dxa"/>
            <w:tcBorders>
              <w:top w:val="single" w:sz="8" w:space="0" w:color="000000"/>
            </w:tcBorders>
            <w:tcMar>
              <w:top w:w="100" w:type="dxa"/>
              <w:left w:w="100" w:type="dxa"/>
              <w:bottom w:w="100" w:type="dxa"/>
              <w:right w:w="100" w:type="dxa"/>
            </w:tcMar>
          </w:tcPr>
          <w:p w14:paraId="54D2741A" w14:textId="7A544511" w:rsidR="00A27F45" w:rsidRPr="00243732" w:rsidRDefault="002B3780">
            <w:pPr>
              <w:widowControl w:val="0"/>
              <w:spacing w:line="240" w:lineRule="auto"/>
            </w:pPr>
            <w:r w:rsidRPr="00243732">
              <w:t>0.37</w:t>
            </w:r>
          </w:p>
        </w:tc>
      </w:tr>
      <w:tr w:rsidR="00A27F45" w:rsidRPr="00243732" w14:paraId="6190AAAD"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B190F" w14:textId="77777777" w:rsidR="00A27F45" w:rsidRPr="00A26D23" w:rsidRDefault="002B3780">
            <w:pPr>
              <w:widowControl w:val="0"/>
              <w:spacing w:line="240" w:lineRule="auto"/>
              <w:rPr>
                <w:b/>
                <w:bCs/>
              </w:rPr>
            </w:pPr>
            <w:r w:rsidRPr="00A26D23">
              <w:rPr>
                <w:b/>
                <w:bCs/>
              </w:rPr>
              <w:t>FPm</w:t>
            </w:r>
          </w:p>
        </w:tc>
        <w:tc>
          <w:tcPr>
            <w:tcW w:w="1728" w:type="dxa"/>
            <w:tcBorders>
              <w:left w:val="single" w:sz="8" w:space="0" w:color="000000"/>
            </w:tcBorders>
            <w:tcMar>
              <w:top w:w="100" w:type="dxa"/>
              <w:left w:w="100" w:type="dxa"/>
              <w:bottom w:w="100" w:type="dxa"/>
              <w:right w:w="100" w:type="dxa"/>
            </w:tcMar>
          </w:tcPr>
          <w:p w14:paraId="34AD5015" w14:textId="0DEA8F98" w:rsidR="00A27F45" w:rsidRPr="00A26D23" w:rsidRDefault="002B3780">
            <w:pPr>
              <w:widowControl w:val="0"/>
              <w:spacing w:line="240" w:lineRule="auto"/>
              <w:rPr>
                <w:b/>
                <w:bCs/>
              </w:rPr>
            </w:pPr>
            <w:r w:rsidRPr="00A26D23">
              <w:rPr>
                <w:b/>
                <w:bCs/>
              </w:rPr>
              <w:t>0.24</w:t>
            </w:r>
          </w:p>
        </w:tc>
        <w:tc>
          <w:tcPr>
            <w:tcW w:w="1728" w:type="dxa"/>
            <w:tcMar>
              <w:top w:w="100" w:type="dxa"/>
              <w:left w:w="100" w:type="dxa"/>
              <w:bottom w:w="100" w:type="dxa"/>
              <w:right w:w="100" w:type="dxa"/>
            </w:tcMar>
          </w:tcPr>
          <w:p w14:paraId="77E60460" w14:textId="7A937BC7" w:rsidR="00A27F45" w:rsidRPr="00A26D23" w:rsidRDefault="002B3780">
            <w:pPr>
              <w:widowControl w:val="0"/>
              <w:spacing w:line="240" w:lineRule="auto"/>
              <w:rPr>
                <w:b/>
                <w:bCs/>
              </w:rPr>
            </w:pPr>
            <w:r w:rsidRPr="00A26D23">
              <w:rPr>
                <w:b/>
                <w:bCs/>
              </w:rPr>
              <w:t>3.</w:t>
            </w:r>
            <w:r w:rsidR="00536C18" w:rsidRPr="00A26D23">
              <w:rPr>
                <w:b/>
                <w:bCs/>
              </w:rPr>
              <w:t>45</w:t>
            </w:r>
          </w:p>
        </w:tc>
        <w:tc>
          <w:tcPr>
            <w:tcW w:w="1728" w:type="dxa"/>
            <w:tcMar>
              <w:top w:w="100" w:type="dxa"/>
              <w:left w:w="100" w:type="dxa"/>
              <w:bottom w:w="100" w:type="dxa"/>
              <w:right w:w="100" w:type="dxa"/>
            </w:tcMar>
          </w:tcPr>
          <w:p w14:paraId="4E42D368" w14:textId="07007F07" w:rsidR="00A27F45" w:rsidRPr="00A26D23" w:rsidRDefault="002B3780">
            <w:pPr>
              <w:widowControl w:val="0"/>
              <w:spacing w:line="240" w:lineRule="auto"/>
              <w:rPr>
                <w:b/>
                <w:bCs/>
              </w:rPr>
            </w:pPr>
            <w:r w:rsidRPr="00A26D23">
              <w:rPr>
                <w:b/>
                <w:bCs/>
              </w:rPr>
              <w:t>0.</w:t>
            </w:r>
            <w:r w:rsidR="00536C18" w:rsidRPr="00A26D23">
              <w:rPr>
                <w:b/>
                <w:bCs/>
              </w:rPr>
              <w:t>00</w:t>
            </w:r>
            <w:r w:rsidR="00243732" w:rsidRPr="00A26D23">
              <w:rPr>
                <w:b/>
                <w:bCs/>
              </w:rPr>
              <w:t>15</w:t>
            </w:r>
          </w:p>
        </w:tc>
        <w:tc>
          <w:tcPr>
            <w:tcW w:w="1728" w:type="dxa"/>
            <w:tcMar>
              <w:top w:w="100" w:type="dxa"/>
              <w:left w:w="100" w:type="dxa"/>
              <w:bottom w:w="100" w:type="dxa"/>
              <w:right w:w="100" w:type="dxa"/>
            </w:tcMar>
          </w:tcPr>
          <w:p w14:paraId="74B5126C" w14:textId="3915DB3A" w:rsidR="00A27F45" w:rsidRPr="00A26D23" w:rsidRDefault="002B3780">
            <w:pPr>
              <w:widowControl w:val="0"/>
              <w:spacing w:line="240" w:lineRule="auto"/>
              <w:rPr>
                <w:b/>
                <w:bCs/>
              </w:rPr>
            </w:pPr>
            <w:r w:rsidRPr="00A26D23">
              <w:rPr>
                <w:b/>
                <w:bCs/>
              </w:rPr>
              <w:t>0.</w:t>
            </w:r>
            <w:r w:rsidR="00536C18" w:rsidRPr="00A26D23">
              <w:rPr>
                <w:b/>
                <w:bCs/>
              </w:rPr>
              <w:t>42</w:t>
            </w:r>
          </w:p>
        </w:tc>
      </w:tr>
      <w:tr w:rsidR="00A27F45" w:rsidRPr="00243732" w14:paraId="28EB3576"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F088FE" w14:textId="77777777" w:rsidR="00A27F45" w:rsidRPr="00243732" w:rsidRDefault="002B3780">
            <w:pPr>
              <w:widowControl w:val="0"/>
              <w:spacing w:line="240" w:lineRule="auto"/>
            </w:pPr>
            <w:r w:rsidRPr="00243732">
              <w:t>BA46</w:t>
            </w:r>
          </w:p>
        </w:tc>
        <w:tc>
          <w:tcPr>
            <w:tcW w:w="1728" w:type="dxa"/>
            <w:tcBorders>
              <w:left w:val="single" w:sz="8" w:space="0" w:color="000000"/>
            </w:tcBorders>
            <w:tcMar>
              <w:top w:w="100" w:type="dxa"/>
              <w:left w:w="100" w:type="dxa"/>
              <w:bottom w:w="100" w:type="dxa"/>
              <w:right w:w="100" w:type="dxa"/>
            </w:tcMar>
          </w:tcPr>
          <w:p w14:paraId="77C41917" w14:textId="168815F1" w:rsidR="00A27F45" w:rsidRPr="00243732" w:rsidRDefault="002B3780">
            <w:pPr>
              <w:widowControl w:val="0"/>
              <w:spacing w:line="240" w:lineRule="auto"/>
            </w:pPr>
            <w:r w:rsidRPr="00243732">
              <w:t>-0.</w:t>
            </w:r>
            <w:r w:rsidR="00536C18" w:rsidRPr="00243732">
              <w:t>02</w:t>
            </w:r>
          </w:p>
        </w:tc>
        <w:tc>
          <w:tcPr>
            <w:tcW w:w="1728" w:type="dxa"/>
            <w:tcMar>
              <w:top w:w="100" w:type="dxa"/>
              <w:left w:w="100" w:type="dxa"/>
              <w:bottom w:w="100" w:type="dxa"/>
              <w:right w:w="100" w:type="dxa"/>
            </w:tcMar>
          </w:tcPr>
          <w:p w14:paraId="390376A0" w14:textId="7DBE782B" w:rsidR="00A27F45" w:rsidRPr="00243732" w:rsidRDefault="002B3780">
            <w:pPr>
              <w:widowControl w:val="0"/>
              <w:spacing w:line="240" w:lineRule="auto"/>
            </w:pPr>
            <w:r w:rsidRPr="00243732">
              <w:t>-0.</w:t>
            </w:r>
            <w:r w:rsidR="00536C18" w:rsidRPr="00243732">
              <w:t>18</w:t>
            </w:r>
          </w:p>
        </w:tc>
        <w:tc>
          <w:tcPr>
            <w:tcW w:w="1728" w:type="dxa"/>
            <w:tcMar>
              <w:top w:w="100" w:type="dxa"/>
              <w:left w:w="100" w:type="dxa"/>
              <w:bottom w:w="100" w:type="dxa"/>
              <w:right w:w="100" w:type="dxa"/>
            </w:tcMar>
          </w:tcPr>
          <w:p w14:paraId="54EAA7EC" w14:textId="0F14FD9D" w:rsidR="00A27F45" w:rsidRPr="00243732" w:rsidRDefault="002B3780">
            <w:pPr>
              <w:widowControl w:val="0"/>
              <w:spacing w:line="240" w:lineRule="auto"/>
            </w:pPr>
            <w:r w:rsidRPr="00243732">
              <w:t>0.86</w:t>
            </w:r>
          </w:p>
        </w:tc>
        <w:tc>
          <w:tcPr>
            <w:tcW w:w="1728" w:type="dxa"/>
            <w:tcMar>
              <w:top w:w="100" w:type="dxa"/>
              <w:left w:w="100" w:type="dxa"/>
              <w:bottom w:w="100" w:type="dxa"/>
              <w:right w:w="100" w:type="dxa"/>
            </w:tcMar>
          </w:tcPr>
          <w:p w14:paraId="4938F3BB" w14:textId="2B78A88E" w:rsidR="00A27F45" w:rsidRPr="00243732" w:rsidRDefault="002B3780">
            <w:pPr>
              <w:widowControl w:val="0"/>
              <w:spacing w:line="240" w:lineRule="auto"/>
            </w:pPr>
            <w:r w:rsidRPr="00243732">
              <w:t>0.</w:t>
            </w:r>
            <w:r w:rsidR="00536C18" w:rsidRPr="00243732">
              <w:t>54</w:t>
            </w:r>
          </w:p>
        </w:tc>
      </w:tr>
      <w:tr w:rsidR="00A27F45" w:rsidRPr="00243732" w14:paraId="630BCFDA"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6EB240" w14:textId="77777777" w:rsidR="00A27F45" w:rsidRPr="00A26D23" w:rsidRDefault="002B3780">
            <w:pPr>
              <w:widowControl w:val="0"/>
              <w:spacing w:line="240" w:lineRule="auto"/>
              <w:rPr>
                <w:b/>
                <w:bCs/>
              </w:rPr>
            </w:pPr>
            <w:r w:rsidRPr="00A26D23">
              <w:rPr>
                <w:b/>
                <w:bCs/>
              </w:rPr>
              <w:t>vmPFC</w:t>
            </w:r>
          </w:p>
        </w:tc>
        <w:tc>
          <w:tcPr>
            <w:tcW w:w="1728" w:type="dxa"/>
            <w:tcBorders>
              <w:left w:val="single" w:sz="8" w:space="0" w:color="000000"/>
            </w:tcBorders>
            <w:tcMar>
              <w:top w:w="100" w:type="dxa"/>
              <w:left w:w="100" w:type="dxa"/>
              <w:bottom w:w="100" w:type="dxa"/>
              <w:right w:w="100" w:type="dxa"/>
            </w:tcMar>
          </w:tcPr>
          <w:p w14:paraId="4BB93EE8" w14:textId="131FEEB6" w:rsidR="00A27F45" w:rsidRPr="00A26D23" w:rsidRDefault="002B3780">
            <w:pPr>
              <w:widowControl w:val="0"/>
              <w:spacing w:line="240" w:lineRule="auto"/>
              <w:rPr>
                <w:b/>
                <w:bCs/>
              </w:rPr>
            </w:pPr>
            <w:r w:rsidRPr="00A26D23">
              <w:rPr>
                <w:b/>
                <w:bCs/>
              </w:rPr>
              <w:t>0.</w:t>
            </w:r>
            <w:r w:rsidR="00536C18" w:rsidRPr="00A26D23">
              <w:rPr>
                <w:b/>
                <w:bCs/>
              </w:rPr>
              <w:t>50</w:t>
            </w:r>
          </w:p>
        </w:tc>
        <w:tc>
          <w:tcPr>
            <w:tcW w:w="1728" w:type="dxa"/>
            <w:tcMar>
              <w:top w:w="100" w:type="dxa"/>
              <w:left w:w="100" w:type="dxa"/>
              <w:bottom w:w="100" w:type="dxa"/>
              <w:right w:w="100" w:type="dxa"/>
            </w:tcMar>
          </w:tcPr>
          <w:p w14:paraId="1CAF1536" w14:textId="7A179913" w:rsidR="00A27F45" w:rsidRPr="00A26D23" w:rsidRDefault="002B3780">
            <w:pPr>
              <w:widowControl w:val="0"/>
              <w:spacing w:line="240" w:lineRule="auto"/>
              <w:rPr>
                <w:b/>
                <w:bCs/>
              </w:rPr>
            </w:pPr>
            <w:r w:rsidRPr="00A26D23">
              <w:rPr>
                <w:b/>
                <w:bCs/>
              </w:rPr>
              <w:t>4.53</w:t>
            </w:r>
          </w:p>
        </w:tc>
        <w:tc>
          <w:tcPr>
            <w:tcW w:w="1728" w:type="dxa"/>
            <w:tcMar>
              <w:top w:w="100" w:type="dxa"/>
              <w:left w:w="100" w:type="dxa"/>
              <w:bottom w:w="100" w:type="dxa"/>
              <w:right w:w="100" w:type="dxa"/>
            </w:tcMar>
          </w:tcPr>
          <w:p w14:paraId="03CD84AC" w14:textId="3E4E29DB" w:rsidR="00A27F45" w:rsidRPr="00A26D23" w:rsidRDefault="00243732">
            <w:pPr>
              <w:widowControl w:val="0"/>
              <w:spacing w:line="240" w:lineRule="auto"/>
              <w:rPr>
                <w:b/>
                <w:bCs/>
              </w:rPr>
            </w:pPr>
            <w:r w:rsidRPr="00A26D23">
              <w:rPr>
                <w:b/>
                <w:bCs/>
              </w:rPr>
              <w:t>&lt;0.0001</w:t>
            </w:r>
          </w:p>
        </w:tc>
        <w:tc>
          <w:tcPr>
            <w:tcW w:w="1728" w:type="dxa"/>
            <w:tcMar>
              <w:top w:w="100" w:type="dxa"/>
              <w:left w:w="100" w:type="dxa"/>
              <w:bottom w:w="100" w:type="dxa"/>
              <w:right w:w="100" w:type="dxa"/>
            </w:tcMar>
          </w:tcPr>
          <w:p w14:paraId="7E677BF8" w14:textId="0EDB02DA" w:rsidR="00A27F45" w:rsidRPr="00A26D23" w:rsidRDefault="002B3780">
            <w:pPr>
              <w:widowControl w:val="0"/>
              <w:spacing w:line="240" w:lineRule="auto"/>
              <w:rPr>
                <w:b/>
                <w:bCs/>
              </w:rPr>
            </w:pPr>
            <w:r w:rsidRPr="00A26D23">
              <w:rPr>
                <w:b/>
                <w:bCs/>
              </w:rPr>
              <w:t>0.65</w:t>
            </w:r>
          </w:p>
        </w:tc>
      </w:tr>
      <w:tr w:rsidR="00A27F45" w:rsidRPr="00243732" w14:paraId="213A6FEE"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1DAA6" w14:textId="77777777" w:rsidR="00A27F45" w:rsidRPr="00A26D23" w:rsidRDefault="002B3780">
            <w:pPr>
              <w:widowControl w:val="0"/>
              <w:spacing w:line="240" w:lineRule="auto"/>
              <w:rPr>
                <w:b/>
                <w:bCs/>
              </w:rPr>
            </w:pPr>
            <w:r w:rsidRPr="00A26D23">
              <w:rPr>
                <w:b/>
                <w:bCs/>
              </w:rPr>
              <w:t>rTPJ</w:t>
            </w:r>
          </w:p>
        </w:tc>
        <w:tc>
          <w:tcPr>
            <w:tcW w:w="1728" w:type="dxa"/>
            <w:tcBorders>
              <w:left w:val="single" w:sz="8" w:space="0" w:color="000000"/>
            </w:tcBorders>
            <w:tcMar>
              <w:top w:w="100" w:type="dxa"/>
              <w:left w:w="100" w:type="dxa"/>
              <w:bottom w:w="100" w:type="dxa"/>
              <w:right w:w="100" w:type="dxa"/>
            </w:tcMar>
          </w:tcPr>
          <w:p w14:paraId="2E9E0732" w14:textId="13213686" w:rsidR="00A27F45" w:rsidRPr="00A26D23" w:rsidRDefault="002B3780">
            <w:pPr>
              <w:widowControl w:val="0"/>
              <w:spacing w:line="240" w:lineRule="auto"/>
              <w:rPr>
                <w:b/>
                <w:bCs/>
              </w:rPr>
            </w:pPr>
            <w:r w:rsidRPr="00A26D23">
              <w:rPr>
                <w:b/>
                <w:bCs/>
              </w:rPr>
              <w:t>-0.</w:t>
            </w:r>
            <w:r w:rsidR="00536C18" w:rsidRPr="00A26D23">
              <w:rPr>
                <w:b/>
                <w:bCs/>
              </w:rPr>
              <w:t>31</w:t>
            </w:r>
          </w:p>
        </w:tc>
        <w:tc>
          <w:tcPr>
            <w:tcW w:w="1728" w:type="dxa"/>
            <w:tcMar>
              <w:top w:w="100" w:type="dxa"/>
              <w:left w:w="100" w:type="dxa"/>
              <w:bottom w:w="100" w:type="dxa"/>
              <w:right w:w="100" w:type="dxa"/>
            </w:tcMar>
          </w:tcPr>
          <w:p w14:paraId="7F86CA6C" w14:textId="45C1D0A4" w:rsidR="00A27F45" w:rsidRPr="00A26D23" w:rsidRDefault="002B3780">
            <w:pPr>
              <w:widowControl w:val="0"/>
              <w:spacing w:line="240" w:lineRule="auto"/>
              <w:rPr>
                <w:b/>
                <w:bCs/>
              </w:rPr>
            </w:pPr>
            <w:r w:rsidRPr="00A26D23">
              <w:rPr>
                <w:b/>
                <w:bCs/>
              </w:rPr>
              <w:t>-3.35</w:t>
            </w:r>
          </w:p>
        </w:tc>
        <w:tc>
          <w:tcPr>
            <w:tcW w:w="1728" w:type="dxa"/>
            <w:tcMar>
              <w:top w:w="100" w:type="dxa"/>
              <w:left w:w="100" w:type="dxa"/>
              <w:bottom w:w="100" w:type="dxa"/>
              <w:right w:w="100" w:type="dxa"/>
            </w:tcMar>
          </w:tcPr>
          <w:p w14:paraId="71109974" w14:textId="70F5EE53" w:rsidR="00A27F45" w:rsidRPr="00A26D23" w:rsidRDefault="002B3780">
            <w:pPr>
              <w:widowControl w:val="0"/>
              <w:spacing w:line="240" w:lineRule="auto"/>
              <w:rPr>
                <w:b/>
                <w:bCs/>
              </w:rPr>
            </w:pPr>
            <w:r w:rsidRPr="00A26D23">
              <w:rPr>
                <w:b/>
                <w:bCs/>
              </w:rPr>
              <w:t>0.</w:t>
            </w:r>
            <w:r w:rsidR="00243732" w:rsidRPr="00A26D23">
              <w:rPr>
                <w:b/>
                <w:bCs/>
              </w:rPr>
              <w:t>002</w:t>
            </w:r>
          </w:p>
        </w:tc>
        <w:tc>
          <w:tcPr>
            <w:tcW w:w="1728" w:type="dxa"/>
            <w:tcMar>
              <w:top w:w="100" w:type="dxa"/>
              <w:left w:w="100" w:type="dxa"/>
              <w:bottom w:w="100" w:type="dxa"/>
              <w:right w:w="100" w:type="dxa"/>
            </w:tcMar>
          </w:tcPr>
          <w:p w14:paraId="24DBD9AC" w14:textId="12D1C95D" w:rsidR="00A27F45" w:rsidRPr="00A26D23" w:rsidRDefault="002B3780">
            <w:pPr>
              <w:widowControl w:val="0"/>
              <w:spacing w:line="240" w:lineRule="auto"/>
              <w:rPr>
                <w:b/>
                <w:bCs/>
              </w:rPr>
            </w:pPr>
            <w:r w:rsidRPr="00A26D23">
              <w:rPr>
                <w:b/>
                <w:bCs/>
              </w:rPr>
              <w:t>0.</w:t>
            </w:r>
            <w:r w:rsidR="00243732" w:rsidRPr="00A26D23">
              <w:rPr>
                <w:b/>
                <w:bCs/>
              </w:rPr>
              <w:t>54</w:t>
            </w:r>
          </w:p>
        </w:tc>
      </w:tr>
      <w:tr w:rsidR="00A27F45" w:rsidRPr="00243732" w14:paraId="6424E23A"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4CC22" w14:textId="77777777" w:rsidR="00A27F45" w:rsidRPr="00243732" w:rsidRDefault="002B3780">
            <w:pPr>
              <w:widowControl w:val="0"/>
              <w:spacing w:line="240" w:lineRule="auto"/>
            </w:pPr>
            <w:r w:rsidRPr="00243732">
              <w:t>rSTS</w:t>
            </w:r>
          </w:p>
        </w:tc>
        <w:tc>
          <w:tcPr>
            <w:tcW w:w="1728" w:type="dxa"/>
            <w:tcBorders>
              <w:left w:val="single" w:sz="8" w:space="0" w:color="000000"/>
            </w:tcBorders>
            <w:tcMar>
              <w:top w:w="100" w:type="dxa"/>
              <w:left w:w="100" w:type="dxa"/>
              <w:bottom w:w="100" w:type="dxa"/>
              <w:right w:w="100" w:type="dxa"/>
            </w:tcMar>
          </w:tcPr>
          <w:p w14:paraId="397829EA" w14:textId="4171DFF4" w:rsidR="00A27F45" w:rsidRPr="00243732" w:rsidRDefault="002B3780">
            <w:pPr>
              <w:widowControl w:val="0"/>
              <w:spacing w:line="240" w:lineRule="auto"/>
            </w:pPr>
            <w:r w:rsidRPr="00243732">
              <w:t>-0.</w:t>
            </w:r>
            <w:r w:rsidR="00243732" w:rsidRPr="00243732">
              <w:t>08</w:t>
            </w:r>
          </w:p>
        </w:tc>
        <w:tc>
          <w:tcPr>
            <w:tcW w:w="1728" w:type="dxa"/>
            <w:tcMar>
              <w:top w:w="100" w:type="dxa"/>
              <w:left w:w="100" w:type="dxa"/>
              <w:bottom w:w="100" w:type="dxa"/>
              <w:right w:w="100" w:type="dxa"/>
            </w:tcMar>
          </w:tcPr>
          <w:p w14:paraId="51ECCF9F" w14:textId="48A971E6" w:rsidR="00A27F45" w:rsidRPr="00243732" w:rsidRDefault="002B3780">
            <w:pPr>
              <w:widowControl w:val="0"/>
              <w:spacing w:line="240" w:lineRule="auto"/>
            </w:pPr>
            <w:r w:rsidRPr="00243732">
              <w:t>-0.</w:t>
            </w:r>
            <w:r w:rsidR="00243732" w:rsidRPr="00243732">
              <w:t>90</w:t>
            </w:r>
          </w:p>
        </w:tc>
        <w:tc>
          <w:tcPr>
            <w:tcW w:w="1728" w:type="dxa"/>
            <w:tcMar>
              <w:top w:w="100" w:type="dxa"/>
              <w:left w:w="100" w:type="dxa"/>
              <w:bottom w:w="100" w:type="dxa"/>
              <w:right w:w="100" w:type="dxa"/>
            </w:tcMar>
          </w:tcPr>
          <w:p w14:paraId="04E5E9E5" w14:textId="278371BA" w:rsidR="00A27F45" w:rsidRPr="00243732" w:rsidRDefault="002B3780">
            <w:pPr>
              <w:widowControl w:val="0"/>
              <w:spacing w:line="240" w:lineRule="auto"/>
            </w:pPr>
            <w:r w:rsidRPr="00243732">
              <w:t>0.</w:t>
            </w:r>
            <w:r w:rsidR="00243732" w:rsidRPr="00243732">
              <w:t>38</w:t>
            </w:r>
          </w:p>
        </w:tc>
        <w:tc>
          <w:tcPr>
            <w:tcW w:w="1728" w:type="dxa"/>
            <w:tcMar>
              <w:top w:w="100" w:type="dxa"/>
              <w:left w:w="100" w:type="dxa"/>
              <w:bottom w:w="100" w:type="dxa"/>
              <w:right w:w="100" w:type="dxa"/>
            </w:tcMar>
          </w:tcPr>
          <w:p w14:paraId="034AB596" w14:textId="78AEB8FE" w:rsidR="00A27F45" w:rsidRPr="00243732" w:rsidRDefault="002B3780">
            <w:pPr>
              <w:widowControl w:val="0"/>
              <w:spacing w:line="240" w:lineRule="auto"/>
            </w:pPr>
            <w:r w:rsidRPr="00243732">
              <w:t>0.</w:t>
            </w:r>
            <w:r w:rsidR="00243732" w:rsidRPr="00243732">
              <w:t>53</w:t>
            </w:r>
          </w:p>
        </w:tc>
      </w:tr>
      <w:tr w:rsidR="00A27F45" w14:paraId="7A232AE4"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07C7C0" w14:textId="77777777" w:rsidR="00A27F45" w:rsidRPr="00243732" w:rsidRDefault="002B3780">
            <w:pPr>
              <w:widowControl w:val="0"/>
              <w:spacing w:line="240" w:lineRule="auto"/>
            </w:pPr>
            <w:r w:rsidRPr="00243732">
              <w:t>preSMA</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870B2F" w14:textId="0D0AE709" w:rsidR="00A27F45" w:rsidRPr="00243732" w:rsidRDefault="002B3780">
            <w:pPr>
              <w:widowControl w:val="0"/>
              <w:spacing w:line="240" w:lineRule="auto"/>
            </w:pPr>
            <w:r w:rsidRPr="00243732">
              <w:t>0.</w:t>
            </w:r>
            <w:r w:rsidR="00243732" w:rsidRPr="00243732">
              <w:t>044</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C4DC6C" w14:textId="1377B88B" w:rsidR="00A27F45" w:rsidRPr="00243732" w:rsidRDefault="002B3780">
            <w:pPr>
              <w:widowControl w:val="0"/>
              <w:spacing w:line="240" w:lineRule="auto"/>
            </w:pPr>
            <w:r w:rsidRPr="00243732">
              <w:t>0.</w:t>
            </w:r>
            <w:r w:rsidR="00243732" w:rsidRPr="00243732">
              <w:t>62</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48E69D" w14:textId="11277DC7" w:rsidR="00A27F45" w:rsidRPr="00243732" w:rsidRDefault="002B3780">
            <w:pPr>
              <w:widowControl w:val="0"/>
              <w:spacing w:line="240" w:lineRule="auto"/>
            </w:pPr>
            <w:r w:rsidRPr="00243732">
              <w:t>0.</w:t>
            </w:r>
            <w:r w:rsidR="00243732" w:rsidRPr="00243732">
              <w:t>54</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3E488" w14:textId="79B9EC58" w:rsidR="00A27F45" w:rsidRDefault="002B3780">
            <w:pPr>
              <w:widowControl w:val="0"/>
              <w:spacing w:line="240" w:lineRule="auto"/>
            </w:pPr>
            <w:r w:rsidRPr="00243732">
              <w:t>0.</w:t>
            </w:r>
            <w:r w:rsidR="00243732" w:rsidRPr="00243732">
              <w:t>42</w:t>
            </w:r>
          </w:p>
        </w:tc>
      </w:tr>
    </w:tbl>
    <w:p w14:paraId="323165D7" w14:textId="77777777" w:rsidR="00A27F45" w:rsidRDefault="00A27F45">
      <w:pPr>
        <w:ind w:left="720"/>
      </w:pPr>
    </w:p>
    <w:p w14:paraId="2C1CAA12" w14:textId="77777777" w:rsidR="00A27F45" w:rsidRDefault="002B3780">
      <w:pPr>
        <w:pStyle w:val="Heading3"/>
        <w:ind w:left="720"/>
      </w:pPr>
      <w:bookmarkStart w:id="155" w:name="_urpep4lgu1fk" w:colFirst="0" w:colLast="0"/>
      <w:bookmarkEnd w:id="155"/>
      <w:r>
        <w:t>Categorical DM:</w:t>
      </w:r>
    </w:p>
    <w:p w14:paraId="62B53A85" w14:textId="77777777" w:rsidR="00A27F45" w:rsidRDefault="00A27F45">
      <w:pPr>
        <w:ind w:left="720"/>
      </w:pPr>
    </w:p>
    <w:tbl>
      <w:tblPr>
        <w:tblStyle w:val="15"/>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8"/>
        <w:gridCol w:w="1728"/>
        <w:gridCol w:w="1728"/>
        <w:gridCol w:w="1728"/>
        <w:gridCol w:w="1728"/>
      </w:tblGrid>
      <w:tr w:rsidR="00A27F45" w14:paraId="3B2096CA"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92F32E" w14:textId="77777777" w:rsidR="00A27F45" w:rsidRPr="002E4507" w:rsidRDefault="002B3780">
            <w:pPr>
              <w:widowControl w:val="0"/>
              <w:spacing w:line="240" w:lineRule="auto"/>
            </w:pPr>
            <w:r w:rsidRPr="002E4507">
              <w:t>region</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881702" w14:textId="77777777" w:rsidR="00A27F45" w:rsidRPr="00243732" w:rsidRDefault="002B3780">
            <w:pPr>
              <w:widowControl w:val="0"/>
              <w:spacing w:line="240" w:lineRule="auto"/>
            </w:pPr>
            <w:r w:rsidRPr="00243732">
              <w:t>mean</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785C3" w14:textId="4EE03A47" w:rsidR="00A27F45" w:rsidRPr="00243732" w:rsidRDefault="00243732">
            <w:pPr>
              <w:widowControl w:val="0"/>
              <w:spacing w:line="240" w:lineRule="auto"/>
            </w:pPr>
            <w:r w:rsidRPr="00243732">
              <w:t xml:space="preserve">t </w:t>
            </w:r>
            <w:r w:rsidR="002B3780" w:rsidRPr="00243732">
              <w:t>value</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03621B" w14:textId="1FBC14D5" w:rsidR="00A27F45" w:rsidRPr="00243732" w:rsidRDefault="002B3780">
            <w:pPr>
              <w:widowControl w:val="0"/>
              <w:spacing w:line="240" w:lineRule="auto"/>
            </w:pPr>
            <w:r w:rsidRPr="00243732">
              <w:t>p</w:t>
            </w:r>
            <w:r w:rsidR="00243732" w:rsidRPr="00243732">
              <w:t xml:space="preserve"> </w:t>
            </w:r>
            <w:r w:rsidRPr="00243732">
              <w:t>value</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77E99" w14:textId="77777777" w:rsidR="00A27F45" w:rsidRPr="00243732" w:rsidRDefault="002B3780">
            <w:pPr>
              <w:widowControl w:val="0"/>
              <w:spacing w:line="240" w:lineRule="auto"/>
            </w:pPr>
            <w:r w:rsidRPr="00243732">
              <w:t>std</w:t>
            </w:r>
          </w:p>
        </w:tc>
      </w:tr>
      <w:tr w:rsidR="00A27F45" w14:paraId="0DBF0B82"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589BD" w14:textId="77777777" w:rsidR="00A27F45" w:rsidRPr="002E4507" w:rsidRDefault="002B3780">
            <w:pPr>
              <w:widowControl w:val="0"/>
              <w:spacing w:line="240" w:lineRule="auto"/>
            </w:pPr>
            <w:r w:rsidRPr="002E4507">
              <w:t>FPl</w:t>
            </w:r>
          </w:p>
        </w:tc>
        <w:tc>
          <w:tcPr>
            <w:tcW w:w="1728" w:type="dxa"/>
            <w:tcMar>
              <w:top w:w="100" w:type="dxa"/>
              <w:left w:w="100" w:type="dxa"/>
              <w:bottom w:w="100" w:type="dxa"/>
              <w:right w:w="100" w:type="dxa"/>
            </w:tcMar>
          </w:tcPr>
          <w:p w14:paraId="42C20701" w14:textId="1798E64E" w:rsidR="00A27F45" w:rsidRPr="00243732" w:rsidRDefault="002B3780">
            <w:pPr>
              <w:widowControl w:val="0"/>
              <w:spacing w:line="240" w:lineRule="auto"/>
            </w:pPr>
            <w:r w:rsidRPr="00243732">
              <w:t>0.</w:t>
            </w:r>
            <w:r w:rsidR="00243732" w:rsidRPr="00243732">
              <w:t>001</w:t>
            </w:r>
          </w:p>
        </w:tc>
        <w:tc>
          <w:tcPr>
            <w:tcW w:w="1728" w:type="dxa"/>
            <w:tcMar>
              <w:top w:w="100" w:type="dxa"/>
              <w:left w:w="100" w:type="dxa"/>
              <w:bottom w:w="100" w:type="dxa"/>
              <w:right w:w="100" w:type="dxa"/>
            </w:tcMar>
          </w:tcPr>
          <w:p w14:paraId="28938835" w14:textId="6232932C" w:rsidR="00A27F45" w:rsidRPr="00243732" w:rsidRDefault="002B3780">
            <w:pPr>
              <w:widowControl w:val="0"/>
              <w:spacing w:line="240" w:lineRule="auto"/>
            </w:pPr>
            <w:r w:rsidRPr="00243732">
              <w:t>0.</w:t>
            </w:r>
            <w:r w:rsidR="00243732" w:rsidRPr="00243732">
              <w:t>06</w:t>
            </w:r>
          </w:p>
        </w:tc>
        <w:tc>
          <w:tcPr>
            <w:tcW w:w="1728" w:type="dxa"/>
            <w:tcMar>
              <w:top w:w="100" w:type="dxa"/>
              <w:left w:w="100" w:type="dxa"/>
              <w:bottom w:w="100" w:type="dxa"/>
              <w:right w:w="100" w:type="dxa"/>
            </w:tcMar>
          </w:tcPr>
          <w:p w14:paraId="3EDD20BC" w14:textId="4C261276" w:rsidR="00A27F45" w:rsidRPr="00243732" w:rsidRDefault="002B3780">
            <w:pPr>
              <w:widowControl w:val="0"/>
              <w:spacing w:line="240" w:lineRule="auto"/>
            </w:pPr>
            <w:r w:rsidRPr="00243732">
              <w:t>0.95</w:t>
            </w:r>
          </w:p>
        </w:tc>
        <w:tc>
          <w:tcPr>
            <w:tcW w:w="1728" w:type="dxa"/>
            <w:tcMar>
              <w:top w:w="100" w:type="dxa"/>
              <w:left w:w="100" w:type="dxa"/>
              <w:bottom w:w="100" w:type="dxa"/>
              <w:right w:w="100" w:type="dxa"/>
            </w:tcMar>
          </w:tcPr>
          <w:p w14:paraId="443DB113" w14:textId="0F9BA84A" w:rsidR="00A27F45" w:rsidRPr="00243732" w:rsidRDefault="002B3780">
            <w:pPr>
              <w:widowControl w:val="0"/>
              <w:spacing w:line="240" w:lineRule="auto"/>
            </w:pPr>
            <w:r w:rsidRPr="00243732">
              <w:t>0.09</w:t>
            </w:r>
          </w:p>
        </w:tc>
      </w:tr>
      <w:tr w:rsidR="00A27F45" w14:paraId="7B4CDA74"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93963" w14:textId="77777777" w:rsidR="00A27F45" w:rsidRPr="00A26D23" w:rsidRDefault="002B3780">
            <w:pPr>
              <w:widowControl w:val="0"/>
              <w:spacing w:line="240" w:lineRule="auto"/>
              <w:rPr>
                <w:b/>
                <w:bCs/>
              </w:rPr>
            </w:pPr>
            <w:r w:rsidRPr="00A26D23">
              <w:rPr>
                <w:b/>
                <w:bCs/>
              </w:rPr>
              <w:t>FPm</w:t>
            </w:r>
          </w:p>
        </w:tc>
        <w:tc>
          <w:tcPr>
            <w:tcW w:w="1728" w:type="dxa"/>
            <w:tcMar>
              <w:top w:w="100" w:type="dxa"/>
              <w:left w:w="100" w:type="dxa"/>
              <w:bottom w:w="100" w:type="dxa"/>
              <w:right w:w="100" w:type="dxa"/>
            </w:tcMar>
          </w:tcPr>
          <w:p w14:paraId="498B8FE3" w14:textId="30CEAB75" w:rsidR="00A27F45" w:rsidRPr="00A26D23" w:rsidRDefault="002B3780">
            <w:pPr>
              <w:widowControl w:val="0"/>
              <w:spacing w:line="240" w:lineRule="auto"/>
              <w:rPr>
                <w:b/>
                <w:bCs/>
              </w:rPr>
            </w:pPr>
            <w:r w:rsidRPr="00A26D23">
              <w:rPr>
                <w:b/>
                <w:bCs/>
              </w:rPr>
              <w:t>0.</w:t>
            </w:r>
            <w:r w:rsidR="00243732" w:rsidRPr="00A26D23">
              <w:rPr>
                <w:b/>
                <w:bCs/>
              </w:rPr>
              <w:t>04</w:t>
            </w:r>
          </w:p>
        </w:tc>
        <w:tc>
          <w:tcPr>
            <w:tcW w:w="1728" w:type="dxa"/>
            <w:tcMar>
              <w:top w:w="100" w:type="dxa"/>
              <w:left w:w="100" w:type="dxa"/>
              <w:bottom w:w="100" w:type="dxa"/>
              <w:right w:w="100" w:type="dxa"/>
            </w:tcMar>
          </w:tcPr>
          <w:p w14:paraId="0A1BDA4D" w14:textId="610D2270" w:rsidR="00A27F45" w:rsidRPr="00A26D23" w:rsidRDefault="002B3780">
            <w:pPr>
              <w:widowControl w:val="0"/>
              <w:spacing w:line="240" w:lineRule="auto"/>
              <w:rPr>
                <w:b/>
                <w:bCs/>
              </w:rPr>
            </w:pPr>
            <w:r w:rsidRPr="00A26D23">
              <w:rPr>
                <w:b/>
                <w:bCs/>
              </w:rPr>
              <w:t>2.</w:t>
            </w:r>
            <w:r w:rsidR="00243732" w:rsidRPr="00A26D23">
              <w:rPr>
                <w:b/>
                <w:bCs/>
              </w:rPr>
              <w:t>43</w:t>
            </w:r>
          </w:p>
        </w:tc>
        <w:tc>
          <w:tcPr>
            <w:tcW w:w="1728" w:type="dxa"/>
            <w:tcMar>
              <w:top w:w="100" w:type="dxa"/>
              <w:left w:w="100" w:type="dxa"/>
              <w:bottom w:w="100" w:type="dxa"/>
              <w:right w:w="100" w:type="dxa"/>
            </w:tcMar>
          </w:tcPr>
          <w:p w14:paraId="69925F7D" w14:textId="71D18295" w:rsidR="00A27F45" w:rsidRPr="00A26D23" w:rsidRDefault="002B3780">
            <w:pPr>
              <w:widowControl w:val="0"/>
              <w:spacing w:line="240" w:lineRule="auto"/>
              <w:rPr>
                <w:b/>
                <w:bCs/>
              </w:rPr>
            </w:pPr>
            <w:r w:rsidRPr="00A26D23">
              <w:rPr>
                <w:b/>
                <w:bCs/>
              </w:rPr>
              <w:t>0.02</w:t>
            </w:r>
          </w:p>
        </w:tc>
        <w:tc>
          <w:tcPr>
            <w:tcW w:w="1728" w:type="dxa"/>
            <w:tcMar>
              <w:top w:w="100" w:type="dxa"/>
              <w:left w:w="100" w:type="dxa"/>
              <w:bottom w:w="100" w:type="dxa"/>
              <w:right w:w="100" w:type="dxa"/>
            </w:tcMar>
          </w:tcPr>
          <w:p w14:paraId="2F661BFF" w14:textId="7E012C7A" w:rsidR="00A27F45" w:rsidRPr="00A26D23" w:rsidRDefault="002B3780">
            <w:pPr>
              <w:widowControl w:val="0"/>
              <w:spacing w:line="240" w:lineRule="auto"/>
              <w:rPr>
                <w:b/>
                <w:bCs/>
              </w:rPr>
            </w:pPr>
            <w:r w:rsidRPr="00A26D23">
              <w:rPr>
                <w:b/>
                <w:bCs/>
              </w:rPr>
              <w:t>0.09</w:t>
            </w:r>
          </w:p>
        </w:tc>
      </w:tr>
      <w:tr w:rsidR="00A27F45" w14:paraId="4E7C882E"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585A8" w14:textId="77777777" w:rsidR="00A27F45" w:rsidRPr="002E4507" w:rsidRDefault="002B3780">
            <w:pPr>
              <w:widowControl w:val="0"/>
              <w:spacing w:line="240" w:lineRule="auto"/>
            </w:pPr>
            <w:r w:rsidRPr="002E4507">
              <w:t>BA46</w:t>
            </w:r>
          </w:p>
        </w:tc>
        <w:tc>
          <w:tcPr>
            <w:tcW w:w="1728" w:type="dxa"/>
            <w:tcMar>
              <w:top w:w="100" w:type="dxa"/>
              <w:left w:w="100" w:type="dxa"/>
              <w:bottom w:w="100" w:type="dxa"/>
              <w:right w:w="100" w:type="dxa"/>
            </w:tcMar>
          </w:tcPr>
          <w:p w14:paraId="27C55F11" w14:textId="36D8CE92" w:rsidR="00A27F45" w:rsidRPr="00243732" w:rsidRDefault="002B3780">
            <w:pPr>
              <w:widowControl w:val="0"/>
              <w:spacing w:line="240" w:lineRule="auto"/>
            </w:pPr>
            <w:r w:rsidRPr="00243732">
              <w:t>-0.01</w:t>
            </w:r>
          </w:p>
        </w:tc>
        <w:tc>
          <w:tcPr>
            <w:tcW w:w="1728" w:type="dxa"/>
            <w:tcMar>
              <w:top w:w="100" w:type="dxa"/>
              <w:left w:w="100" w:type="dxa"/>
              <w:bottom w:w="100" w:type="dxa"/>
              <w:right w:w="100" w:type="dxa"/>
            </w:tcMar>
          </w:tcPr>
          <w:p w14:paraId="59DCCB44" w14:textId="100E1F80" w:rsidR="00A27F45" w:rsidRPr="00243732" w:rsidRDefault="002B3780">
            <w:pPr>
              <w:widowControl w:val="0"/>
              <w:spacing w:line="240" w:lineRule="auto"/>
            </w:pPr>
            <w:r w:rsidRPr="00243732">
              <w:t>-0.84</w:t>
            </w:r>
          </w:p>
        </w:tc>
        <w:tc>
          <w:tcPr>
            <w:tcW w:w="1728" w:type="dxa"/>
            <w:tcMar>
              <w:top w:w="100" w:type="dxa"/>
              <w:left w:w="100" w:type="dxa"/>
              <w:bottom w:w="100" w:type="dxa"/>
              <w:right w:w="100" w:type="dxa"/>
            </w:tcMar>
          </w:tcPr>
          <w:p w14:paraId="066EE379" w14:textId="35FC381E" w:rsidR="00A27F45" w:rsidRPr="00243732" w:rsidRDefault="002B3780">
            <w:pPr>
              <w:widowControl w:val="0"/>
              <w:spacing w:line="240" w:lineRule="auto"/>
            </w:pPr>
            <w:r w:rsidRPr="00243732">
              <w:t>0.</w:t>
            </w:r>
            <w:r w:rsidR="00243732" w:rsidRPr="00243732">
              <w:t>41</w:t>
            </w:r>
          </w:p>
        </w:tc>
        <w:tc>
          <w:tcPr>
            <w:tcW w:w="1728" w:type="dxa"/>
            <w:tcMar>
              <w:top w:w="100" w:type="dxa"/>
              <w:left w:w="100" w:type="dxa"/>
              <w:bottom w:w="100" w:type="dxa"/>
              <w:right w:w="100" w:type="dxa"/>
            </w:tcMar>
          </w:tcPr>
          <w:p w14:paraId="67193E6B" w14:textId="53E44AF8" w:rsidR="00A27F45" w:rsidRPr="00243732" w:rsidRDefault="002B3780">
            <w:pPr>
              <w:widowControl w:val="0"/>
              <w:spacing w:line="240" w:lineRule="auto"/>
            </w:pPr>
            <w:r w:rsidRPr="00243732">
              <w:t>0.</w:t>
            </w:r>
            <w:r w:rsidR="00243732" w:rsidRPr="00243732">
              <w:t>09</w:t>
            </w:r>
          </w:p>
        </w:tc>
      </w:tr>
      <w:tr w:rsidR="00A27F45" w14:paraId="47A662E4"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81297A" w14:textId="77777777" w:rsidR="00A27F45" w:rsidRPr="00A26D23" w:rsidRDefault="002B3780">
            <w:pPr>
              <w:widowControl w:val="0"/>
              <w:spacing w:line="240" w:lineRule="auto"/>
              <w:rPr>
                <w:b/>
                <w:bCs/>
              </w:rPr>
            </w:pPr>
            <w:r w:rsidRPr="00A26D23">
              <w:rPr>
                <w:b/>
                <w:bCs/>
              </w:rPr>
              <w:t>vmPFC</w:t>
            </w:r>
          </w:p>
        </w:tc>
        <w:tc>
          <w:tcPr>
            <w:tcW w:w="1728" w:type="dxa"/>
            <w:tcMar>
              <w:top w:w="100" w:type="dxa"/>
              <w:left w:w="100" w:type="dxa"/>
              <w:bottom w:w="100" w:type="dxa"/>
              <w:right w:w="100" w:type="dxa"/>
            </w:tcMar>
          </w:tcPr>
          <w:p w14:paraId="6820DBD9" w14:textId="7BF68ED0" w:rsidR="00A27F45" w:rsidRPr="00A26D23" w:rsidRDefault="002B3780">
            <w:pPr>
              <w:widowControl w:val="0"/>
              <w:spacing w:line="240" w:lineRule="auto"/>
              <w:rPr>
                <w:b/>
                <w:bCs/>
              </w:rPr>
            </w:pPr>
            <w:r w:rsidRPr="00A26D23">
              <w:rPr>
                <w:b/>
                <w:bCs/>
              </w:rPr>
              <w:t>0.</w:t>
            </w:r>
            <w:r w:rsidR="00243732" w:rsidRPr="00A26D23">
              <w:rPr>
                <w:b/>
                <w:bCs/>
              </w:rPr>
              <w:t>09</w:t>
            </w:r>
          </w:p>
        </w:tc>
        <w:tc>
          <w:tcPr>
            <w:tcW w:w="1728" w:type="dxa"/>
            <w:tcMar>
              <w:top w:w="100" w:type="dxa"/>
              <w:left w:w="100" w:type="dxa"/>
              <w:bottom w:w="100" w:type="dxa"/>
              <w:right w:w="100" w:type="dxa"/>
            </w:tcMar>
          </w:tcPr>
          <w:p w14:paraId="4F9F0C51" w14:textId="10066526" w:rsidR="00A27F45" w:rsidRPr="00A26D23" w:rsidRDefault="002B3780">
            <w:pPr>
              <w:widowControl w:val="0"/>
              <w:spacing w:line="240" w:lineRule="auto"/>
              <w:rPr>
                <w:b/>
                <w:bCs/>
              </w:rPr>
            </w:pPr>
            <w:r w:rsidRPr="00A26D23">
              <w:rPr>
                <w:b/>
                <w:bCs/>
              </w:rPr>
              <w:t>4.40</w:t>
            </w:r>
          </w:p>
        </w:tc>
        <w:tc>
          <w:tcPr>
            <w:tcW w:w="1728" w:type="dxa"/>
            <w:tcMar>
              <w:top w:w="100" w:type="dxa"/>
              <w:left w:w="100" w:type="dxa"/>
              <w:bottom w:w="100" w:type="dxa"/>
              <w:right w:w="100" w:type="dxa"/>
            </w:tcMar>
          </w:tcPr>
          <w:p w14:paraId="23A85C44" w14:textId="77777777" w:rsidR="00A27F45" w:rsidRPr="00A26D23" w:rsidRDefault="002B3780">
            <w:pPr>
              <w:widowControl w:val="0"/>
              <w:spacing w:line="240" w:lineRule="auto"/>
              <w:rPr>
                <w:b/>
                <w:bCs/>
              </w:rPr>
            </w:pPr>
            <w:r w:rsidRPr="00A26D23">
              <w:rPr>
                <w:b/>
                <w:bCs/>
              </w:rPr>
              <w:t>0.0001</w:t>
            </w:r>
          </w:p>
        </w:tc>
        <w:tc>
          <w:tcPr>
            <w:tcW w:w="1728" w:type="dxa"/>
            <w:tcMar>
              <w:top w:w="100" w:type="dxa"/>
              <w:left w:w="100" w:type="dxa"/>
              <w:bottom w:w="100" w:type="dxa"/>
              <w:right w:w="100" w:type="dxa"/>
            </w:tcMar>
          </w:tcPr>
          <w:p w14:paraId="0CE85235" w14:textId="717C9AA0" w:rsidR="00A27F45" w:rsidRPr="00A26D23" w:rsidRDefault="002B3780">
            <w:pPr>
              <w:widowControl w:val="0"/>
              <w:spacing w:line="240" w:lineRule="auto"/>
              <w:rPr>
                <w:b/>
                <w:bCs/>
              </w:rPr>
            </w:pPr>
            <w:r w:rsidRPr="00A26D23">
              <w:rPr>
                <w:b/>
                <w:bCs/>
              </w:rPr>
              <w:t>0.</w:t>
            </w:r>
            <w:r w:rsidR="00243732" w:rsidRPr="00A26D23">
              <w:rPr>
                <w:b/>
                <w:bCs/>
              </w:rPr>
              <w:t>12</w:t>
            </w:r>
          </w:p>
        </w:tc>
      </w:tr>
      <w:tr w:rsidR="00A27F45" w14:paraId="7964301A"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2CA20A" w14:textId="77777777" w:rsidR="00A27F45" w:rsidRPr="00A26D23" w:rsidRDefault="002B3780">
            <w:pPr>
              <w:widowControl w:val="0"/>
              <w:spacing w:line="240" w:lineRule="auto"/>
              <w:rPr>
                <w:b/>
                <w:bCs/>
              </w:rPr>
            </w:pPr>
            <w:r w:rsidRPr="00A26D23">
              <w:rPr>
                <w:b/>
                <w:bCs/>
              </w:rPr>
              <w:t>rTPJ</w:t>
            </w:r>
          </w:p>
        </w:tc>
        <w:tc>
          <w:tcPr>
            <w:tcW w:w="1728" w:type="dxa"/>
            <w:tcMar>
              <w:top w:w="100" w:type="dxa"/>
              <w:left w:w="100" w:type="dxa"/>
              <w:bottom w:w="100" w:type="dxa"/>
              <w:right w:w="100" w:type="dxa"/>
            </w:tcMar>
          </w:tcPr>
          <w:p w14:paraId="2C5131FA" w14:textId="22B8BF0E" w:rsidR="00A27F45" w:rsidRPr="00A26D23" w:rsidRDefault="002B3780">
            <w:pPr>
              <w:widowControl w:val="0"/>
              <w:spacing w:line="240" w:lineRule="auto"/>
              <w:rPr>
                <w:b/>
                <w:bCs/>
              </w:rPr>
            </w:pPr>
            <w:r w:rsidRPr="00A26D23">
              <w:rPr>
                <w:b/>
                <w:bCs/>
              </w:rPr>
              <w:t>-0.</w:t>
            </w:r>
            <w:r w:rsidR="00243732" w:rsidRPr="00A26D23">
              <w:rPr>
                <w:b/>
                <w:bCs/>
              </w:rPr>
              <w:t>07</w:t>
            </w:r>
          </w:p>
        </w:tc>
        <w:tc>
          <w:tcPr>
            <w:tcW w:w="1728" w:type="dxa"/>
            <w:tcMar>
              <w:top w:w="100" w:type="dxa"/>
              <w:left w:w="100" w:type="dxa"/>
              <w:bottom w:w="100" w:type="dxa"/>
              <w:right w:w="100" w:type="dxa"/>
            </w:tcMar>
          </w:tcPr>
          <w:p w14:paraId="41F6FD37" w14:textId="024D4FB2" w:rsidR="00A27F45" w:rsidRPr="00A26D23" w:rsidRDefault="002B3780">
            <w:pPr>
              <w:widowControl w:val="0"/>
              <w:spacing w:line="240" w:lineRule="auto"/>
              <w:rPr>
                <w:b/>
                <w:bCs/>
              </w:rPr>
            </w:pPr>
            <w:r w:rsidRPr="00A26D23">
              <w:rPr>
                <w:b/>
                <w:bCs/>
              </w:rPr>
              <w:t>-3.50</w:t>
            </w:r>
          </w:p>
        </w:tc>
        <w:tc>
          <w:tcPr>
            <w:tcW w:w="1728" w:type="dxa"/>
            <w:tcMar>
              <w:top w:w="100" w:type="dxa"/>
              <w:left w:w="100" w:type="dxa"/>
              <w:bottom w:w="100" w:type="dxa"/>
              <w:right w:w="100" w:type="dxa"/>
            </w:tcMar>
          </w:tcPr>
          <w:p w14:paraId="3B5D0611" w14:textId="4A00B537" w:rsidR="00A27F45" w:rsidRPr="00A26D23" w:rsidRDefault="002B3780">
            <w:pPr>
              <w:widowControl w:val="0"/>
              <w:spacing w:line="240" w:lineRule="auto"/>
              <w:rPr>
                <w:b/>
                <w:bCs/>
              </w:rPr>
            </w:pPr>
            <w:r w:rsidRPr="00A26D23">
              <w:rPr>
                <w:b/>
                <w:bCs/>
              </w:rPr>
              <w:t>0.001</w:t>
            </w:r>
          </w:p>
        </w:tc>
        <w:tc>
          <w:tcPr>
            <w:tcW w:w="1728" w:type="dxa"/>
            <w:tcMar>
              <w:top w:w="100" w:type="dxa"/>
              <w:left w:w="100" w:type="dxa"/>
              <w:bottom w:w="100" w:type="dxa"/>
              <w:right w:w="100" w:type="dxa"/>
            </w:tcMar>
          </w:tcPr>
          <w:p w14:paraId="7ABE80E8" w14:textId="18074733" w:rsidR="00A27F45" w:rsidRPr="00A26D23" w:rsidRDefault="002B3780">
            <w:pPr>
              <w:widowControl w:val="0"/>
              <w:spacing w:line="240" w:lineRule="auto"/>
              <w:rPr>
                <w:b/>
                <w:bCs/>
              </w:rPr>
            </w:pPr>
            <w:r w:rsidRPr="00A26D23">
              <w:rPr>
                <w:b/>
                <w:bCs/>
              </w:rPr>
              <w:t>0.11</w:t>
            </w:r>
          </w:p>
        </w:tc>
      </w:tr>
      <w:tr w:rsidR="00A27F45" w14:paraId="6BA9689E"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963DF9" w14:textId="77777777" w:rsidR="00A27F45" w:rsidRPr="00A26D23" w:rsidRDefault="002B3780">
            <w:pPr>
              <w:widowControl w:val="0"/>
              <w:spacing w:line="240" w:lineRule="auto"/>
              <w:rPr>
                <w:b/>
                <w:bCs/>
              </w:rPr>
            </w:pPr>
            <w:r w:rsidRPr="00A26D23">
              <w:rPr>
                <w:b/>
                <w:bCs/>
              </w:rPr>
              <w:t>rSTS</w:t>
            </w:r>
          </w:p>
        </w:tc>
        <w:tc>
          <w:tcPr>
            <w:tcW w:w="1728" w:type="dxa"/>
            <w:tcMar>
              <w:top w:w="100" w:type="dxa"/>
              <w:left w:w="100" w:type="dxa"/>
              <w:bottom w:w="100" w:type="dxa"/>
              <w:right w:w="100" w:type="dxa"/>
            </w:tcMar>
          </w:tcPr>
          <w:p w14:paraId="05D43BEC" w14:textId="752C7304" w:rsidR="00A27F45" w:rsidRPr="00A26D23" w:rsidRDefault="002B3780">
            <w:pPr>
              <w:widowControl w:val="0"/>
              <w:spacing w:line="240" w:lineRule="auto"/>
              <w:rPr>
                <w:b/>
                <w:bCs/>
              </w:rPr>
            </w:pPr>
            <w:r w:rsidRPr="00A26D23">
              <w:rPr>
                <w:b/>
                <w:bCs/>
              </w:rPr>
              <w:t>-0.</w:t>
            </w:r>
            <w:r w:rsidR="00243732" w:rsidRPr="00A26D23">
              <w:rPr>
                <w:b/>
                <w:bCs/>
              </w:rPr>
              <w:t>04</w:t>
            </w:r>
          </w:p>
        </w:tc>
        <w:tc>
          <w:tcPr>
            <w:tcW w:w="1728" w:type="dxa"/>
            <w:tcMar>
              <w:top w:w="100" w:type="dxa"/>
              <w:left w:w="100" w:type="dxa"/>
              <w:bottom w:w="100" w:type="dxa"/>
              <w:right w:w="100" w:type="dxa"/>
            </w:tcMar>
          </w:tcPr>
          <w:p w14:paraId="3A0B84A2" w14:textId="58FB5005" w:rsidR="00A27F45" w:rsidRPr="00A26D23" w:rsidRDefault="002B3780">
            <w:pPr>
              <w:widowControl w:val="0"/>
              <w:spacing w:line="240" w:lineRule="auto"/>
              <w:rPr>
                <w:b/>
                <w:bCs/>
              </w:rPr>
            </w:pPr>
            <w:r w:rsidRPr="00A26D23">
              <w:rPr>
                <w:b/>
                <w:bCs/>
              </w:rPr>
              <w:t>-2.</w:t>
            </w:r>
            <w:r w:rsidR="00243732" w:rsidRPr="00A26D23">
              <w:rPr>
                <w:b/>
                <w:bCs/>
              </w:rPr>
              <w:t>47</w:t>
            </w:r>
          </w:p>
        </w:tc>
        <w:tc>
          <w:tcPr>
            <w:tcW w:w="1728" w:type="dxa"/>
            <w:tcMar>
              <w:top w:w="100" w:type="dxa"/>
              <w:left w:w="100" w:type="dxa"/>
              <w:bottom w:w="100" w:type="dxa"/>
              <w:right w:w="100" w:type="dxa"/>
            </w:tcMar>
          </w:tcPr>
          <w:p w14:paraId="66EC01A8" w14:textId="6C90F17E" w:rsidR="00A27F45" w:rsidRPr="00A26D23" w:rsidRDefault="002B3780">
            <w:pPr>
              <w:widowControl w:val="0"/>
              <w:spacing w:line="240" w:lineRule="auto"/>
              <w:rPr>
                <w:b/>
                <w:bCs/>
              </w:rPr>
            </w:pPr>
            <w:r w:rsidRPr="00A26D23">
              <w:rPr>
                <w:b/>
                <w:bCs/>
              </w:rPr>
              <w:t>0.</w:t>
            </w:r>
            <w:r w:rsidR="00243732" w:rsidRPr="00A26D23">
              <w:rPr>
                <w:b/>
                <w:bCs/>
              </w:rPr>
              <w:t>02</w:t>
            </w:r>
          </w:p>
        </w:tc>
        <w:tc>
          <w:tcPr>
            <w:tcW w:w="1728" w:type="dxa"/>
            <w:tcMar>
              <w:top w:w="100" w:type="dxa"/>
              <w:left w:w="100" w:type="dxa"/>
              <w:bottom w:w="100" w:type="dxa"/>
              <w:right w:w="100" w:type="dxa"/>
            </w:tcMar>
          </w:tcPr>
          <w:p w14:paraId="07087CD3" w14:textId="2A676F3C" w:rsidR="00A27F45" w:rsidRPr="00A26D23" w:rsidRDefault="002B3780">
            <w:pPr>
              <w:widowControl w:val="0"/>
              <w:spacing w:line="240" w:lineRule="auto"/>
              <w:rPr>
                <w:b/>
                <w:bCs/>
              </w:rPr>
            </w:pPr>
            <w:r w:rsidRPr="00A26D23">
              <w:rPr>
                <w:b/>
                <w:bCs/>
              </w:rPr>
              <w:t>0.</w:t>
            </w:r>
            <w:r w:rsidR="00243732" w:rsidRPr="00A26D23">
              <w:rPr>
                <w:b/>
                <w:bCs/>
              </w:rPr>
              <w:t>09</w:t>
            </w:r>
          </w:p>
        </w:tc>
      </w:tr>
      <w:tr w:rsidR="00A27F45" w14:paraId="5B97CDD4"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1F578E" w14:textId="77777777" w:rsidR="00A27F45" w:rsidRPr="002E4507" w:rsidRDefault="002B3780">
            <w:pPr>
              <w:widowControl w:val="0"/>
              <w:spacing w:line="240" w:lineRule="auto"/>
            </w:pPr>
            <w:r w:rsidRPr="002E4507">
              <w:lastRenderedPageBreak/>
              <w:t>preSMA</w:t>
            </w:r>
          </w:p>
        </w:tc>
        <w:tc>
          <w:tcPr>
            <w:tcW w:w="1728" w:type="dxa"/>
            <w:tcMar>
              <w:top w:w="100" w:type="dxa"/>
              <w:left w:w="100" w:type="dxa"/>
              <w:bottom w:w="100" w:type="dxa"/>
              <w:right w:w="100" w:type="dxa"/>
            </w:tcMar>
          </w:tcPr>
          <w:p w14:paraId="166EBAA1" w14:textId="5CC1AFC4" w:rsidR="00A27F45" w:rsidRPr="00243732" w:rsidRDefault="002B3780">
            <w:pPr>
              <w:widowControl w:val="0"/>
              <w:spacing w:line="240" w:lineRule="auto"/>
            </w:pPr>
            <w:r w:rsidRPr="00243732">
              <w:t>0.</w:t>
            </w:r>
            <w:r w:rsidR="00243732" w:rsidRPr="00243732">
              <w:t>0003</w:t>
            </w:r>
          </w:p>
        </w:tc>
        <w:tc>
          <w:tcPr>
            <w:tcW w:w="1728" w:type="dxa"/>
            <w:tcMar>
              <w:top w:w="100" w:type="dxa"/>
              <w:left w:w="100" w:type="dxa"/>
              <w:bottom w:w="100" w:type="dxa"/>
              <w:right w:w="100" w:type="dxa"/>
            </w:tcMar>
          </w:tcPr>
          <w:p w14:paraId="30FA7660" w14:textId="0D80EB97" w:rsidR="00A27F45" w:rsidRPr="00243732" w:rsidRDefault="002B3780">
            <w:pPr>
              <w:widowControl w:val="0"/>
              <w:spacing w:line="240" w:lineRule="auto"/>
            </w:pPr>
            <w:r w:rsidRPr="00243732">
              <w:t>0.</w:t>
            </w:r>
            <w:r w:rsidR="00243732" w:rsidRPr="00243732">
              <w:t>02</w:t>
            </w:r>
          </w:p>
        </w:tc>
        <w:tc>
          <w:tcPr>
            <w:tcW w:w="1728" w:type="dxa"/>
            <w:tcMar>
              <w:top w:w="100" w:type="dxa"/>
              <w:left w:w="100" w:type="dxa"/>
              <w:bottom w:w="100" w:type="dxa"/>
              <w:right w:w="100" w:type="dxa"/>
            </w:tcMar>
          </w:tcPr>
          <w:p w14:paraId="139C0A15" w14:textId="25DABD39" w:rsidR="00A27F45" w:rsidRPr="00243732" w:rsidRDefault="002B3780">
            <w:pPr>
              <w:widowControl w:val="0"/>
              <w:spacing w:line="240" w:lineRule="auto"/>
            </w:pPr>
            <w:r w:rsidRPr="00243732">
              <w:t>0.</w:t>
            </w:r>
            <w:r w:rsidR="00243732" w:rsidRPr="00243732">
              <w:t>99</w:t>
            </w:r>
          </w:p>
        </w:tc>
        <w:tc>
          <w:tcPr>
            <w:tcW w:w="1728" w:type="dxa"/>
            <w:tcMar>
              <w:top w:w="100" w:type="dxa"/>
              <w:left w:w="100" w:type="dxa"/>
              <w:bottom w:w="100" w:type="dxa"/>
              <w:right w:w="100" w:type="dxa"/>
            </w:tcMar>
          </w:tcPr>
          <w:p w14:paraId="643B8CDC" w14:textId="539A047B" w:rsidR="00A27F45" w:rsidRPr="00243732" w:rsidRDefault="002B3780">
            <w:pPr>
              <w:widowControl w:val="0"/>
              <w:spacing w:line="240" w:lineRule="auto"/>
            </w:pPr>
            <w:r w:rsidRPr="00243732">
              <w:t>0.09</w:t>
            </w:r>
          </w:p>
        </w:tc>
      </w:tr>
    </w:tbl>
    <w:p w14:paraId="69C02C28" w14:textId="77777777" w:rsidR="00A27F45" w:rsidRDefault="002B3780">
      <w:pPr>
        <w:ind w:left="720"/>
      </w:pPr>
      <w:r>
        <w:br w:type="page"/>
      </w:r>
    </w:p>
    <w:p w14:paraId="0C6AFB30" w14:textId="77777777" w:rsidR="00A27F45" w:rsidRDefault="002B3780">
      <w:pPr>
        <w:pStyle w:val="Heading2"/>
      </w:pPr>
      <w:bookmarkStart w:id="156" w:name="_iux1cmdk8q5p" w:colFirst="0" w:colLast="0"/>
      <w:bookmarkEnd w:id="156"/>
      <w:r>
        <w:lastRenderedPageBreak/>
        <w:t>S2. Quadratic effect of confidence across the seven ROIs:</w:t>
      </w:r>
    </w:p>
    <w:p w14:paraId="7F330F30" w14:textId="77777777" w:rsidR="00A27F45" w:rsidRDefault="002B3780">
      <w:pPr>
        <w:pStyle w:val="Heading3"/>
        <w:ind w:left="720"/>
      </w:pPr>
      <w:bookmarkStart w:id="157" w:name="_1w8nehofcbhj" w:colFirst="0" w:colLast="0"/>
      <w:bookmarkEnd w:id="157"/>
      <w:r>
        <w:t>SPM:</w:t>
      </w:r>
    </w:p>
    <w:p w14:paraId="64DAB1D3" w14:textId="77777777" w:rsidR="00A27F45" w:rsidRDefault="00A27F45">
      <w:pPr>
        <w:ind w:left="720"/>
      </w:pPr>
    </w:p>
    <w:tbl>
      <w:tblPr>
        <w:tblStyle w:val="14"/>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8"/>
        <w:gridCol w:w="1728"/>
        <w:gridCol w:w="1728"/>
        <w:gridCol w:w="1728"/>
        <w:gridCol w:w="1728"/>
      </w:tblGrid>
      <w:tr w:rsidR="00A27F45" w14:paraId="4AD0BA5A"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E4E291" w14:textId="77777777" w:rsidR="00A27F45" w:rsidRDefault="002B3780">
            <w:pPr>
              <w:widowControl w:val="0"/>
              <w:spacing w:line="240" w:lineRule="auto"/>
            </w:pPr>
            <w:r>
              <w:t>region</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D49244" w14:textId="77777777" w:rsidR="00A27F45" w:rsidRDefault="002B3780">
            <w:pPr>
              <w:widowControl w:val="0"/>
              <w:spacing w:line="240" w:lineRule="auto"/>
            </w:pPr>
            <w:r>
              <w:t>mean</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FC2062" w14:textId="77777777" w:rsidR="00A27F45" w:rsidRDefault="002B3780">
            <w:pPr>
              <w:widowControl w:val="0"/>
              <w:spacing w:line="240" w:lineRule="auto"/>
            </w:pPr>
            <w:r>
              <w:t>t value</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315BC" w14:textId="77777777" w:rsidR="00A27F45" w:rsidRDefault="002B3780">
            <w:pPr>
              <w:widowControl w:val="0"/>
              <w:spacing w:line="240" w:lineRule="auto"/>
            </w:pPr>
            <w:r>
              <w:t>p value</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15A7BD" w14:textId="77777777" w:rsidR="00A27F45" w:rsidRDefault="002B3780">
            <w:pPr>
              <w:widowControl w:val="0"/>
              <w:spacing w:line="240" w:lineRule="auto"/>
            </w:pPr>
            <w:r>
              <w:t>std</w:t>
            </w:r>
          </w:p>
        </w:tc>
      </w:tr>
      <w:tr w:rsidR="00A27F45" w14:paraId="068E818E"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89ED7B" w14:textId="77777777" w:rsidR="00A27F45" w:rsidRPr="00A26D23" w:rsidRDefault="002B3780">
            <w:pPr>
              <w:widowControl w:val="0"/>
              <w:spacing w:line="240" w:lineRule="auto"/>
              <w:rPr>
                <w:b/>
                <w:bCs/>
              </w:rPr>
            </w:pPr>
            <w:r w:rsidRPr="00A26D23">
              <w:rPr>
                <w:b/>
                <w:bCs/>
              </w:rPr>
              <w:t>FPl</w:t>
            </w:r>
          </w:p>
        </w:tc>
        <w:tc>
          <w:tcPr>
            <w:tcW w:w="1728" w:type="dxa"/>
            <w:tcMar>
              <w:top w:w="100" w:type="dxa"/>
              <w:left w:w="100" w:type="dxa"/>
              <w:bottom w:w="100" w:type="dxa"/>
              <w:right w:w="100" w:type="dxa"/>
            </w:tcMar>
          </w:tcPr>
          <w:p w14:paraId="7A6858E7" w14:textId="28A6D750" w:rsidR="00A27F45" w:rsidRPr="00A26D23" w:rsidRDefault="002B3780">
            <w:pPr>
              <w:widowControl w:val="0"/>
              <w:spacing w:line="240" w:lineRule="auto"/>
              <w:rPr>
                <w:b/>
                <w:bCs/>
              </w:rPr>
            </w:pPr>
            <w:r w:rsidRPr="00A26D23">
              <w:rPr>
                <w:b/>
                <w:bCs/>
              </w:rPr>
              <w:t>0.</w:t>
            </w:r>
            <w:r w:rsidR="00243732" w:rsidRPr="00A26D23">
              <w:rPr>
                <w:b/>
                <w:bCs/>
              </w:rPr>
              <w:t>21</w:t>
            </w:r>
          </w:p>
        </w:tc>
        <w:tc>
          <w:tcPr>
            <w:tcW w:w="1728" w:type="dxa"/>
            <w:tcMar>
              <w:top w:w="100" w:type="dxa"/>
              <w:left w:w="100" w:type="dxa"/>
              <w:bottom w:w="100" w:type="dxa"/>
              <w:right w:w="100" w:type="dxa"/>
            </w:tcMar>
          </w:tcPr>
          <w:p w14:paraId="1027923A" w14:textId="239EE71D" w:rsidR="00A27F45" w:rsidRPr="00A26D23" w:rsidRDefault="002B3780">
            <w:pPr>
              <w:widowControl w:val="0"/>
              <w:spacing w:line="240" w:lineRule="auto"/>
              <w:rPr>
                <w:b/>
                <w:bCs/>
              </w:rPr>
            </w:pPr>
            <w:r w:rsidRPr="00A26D23">
              <w:rPr>
                <w:b/>
                <w:bCs/>
              </w:rPr>
              <w:t>2.93</w:t>
            </w:r>
          </w:p>
        </w:tc>
        <w:tc>
          <w:tcPr>
            <w:tcW w:w="1728" w:type="dxa"/>
            <w:tcMar>
              <w:top w:w="100" w:type="dxa"/>
              <w:left w:w="100" w:type="dxa"/>
              <w:bottom w:w="100" w:type="dxa"/>
              <w:right w:w="100" w:type="dxa"/>
            </w:tcMar>
          </w:tcPr>
          <w:p w14:paraId="59217BBB" w14:textId="22150F37" w:rsidR="00A27F45" w:rsidRPr="00A26D23" w:rsidRDefault="002B3780">
            <w:pPr>
              <w:widowControl w:val="0"/>
              <w:spacing w:line="240" w:lineRule="auto"/>
              <w:rPr>
                <w:b/>
                <w:bCs/>
              </w:rPr>
            </w:pPr>
            <w:r w:rsidRPr="00A26D23">
              <w:rPr>
                <w:b/>
                <w:bCs/>
              </w:rPr>
              <w:t>0.006</w:t>
            </w:r>
          </w:p>
        </w:tc>
        <w:tc>
          <w:tcPr>
            <w:tcW w:w="1728" w:type="dxa"/>
            <w:tcMar>
              <w:top w:w="100" w:type="dxa"/>
              <w:left w:w="100" w:type="dxa"/>
              <w:bottom w:w="100" w:type="dxa"/>
              <w:right w:w="100" w:type="dxa"/>
            </w:tcMar>
          </w:tcPr>
          <w:p w14:paraId="7494ABC4" w14:textId="1CF575FE" w:rsidR="00A27F45" w:rsidRPr="00A26D23" w:rsidRDefault="002B3780">
            <w:pPr>
              <w:widowControl w:val="0"/>
              <w:spacing w:line="240" w:lineRule="auto"/>
              <w:rPr>
                <w:b/>
                <w:bCs/>
              </w:rPr>
            </w:pPr>
            <w:r w:rsidRPr="00A26D23">
              <w:rPr>
                <w:b/>
                <w:bCs/>
              </w:rPr>
              <w:t>0.42</w:t>
            </w:r>
          </w:p>
        </w:tc>
      </w:tr>
      <w:tr w:rsidR="00A27F45" w14:paraId="1C47A9CC"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0CE819" w14:textId="77777777" w:rsidR="00A27F45" w:rsidRPr="002E4507" w:rsidRDefault="002B3780">
            <w:pPr>
              <w:widowControl w:val="0"/>
              <w:spacing w:line="240" w:lineRule="auto"/>
            </w:pPr>
            <w:r w:rsidRPr="002E4507">
              <w:t>FPm</w:t>
            </w:r>
          </w:p>
        </w:tc>
        <w:tc>
          <w:tcPr>
            <w:tcW w:w="1728" w:type="dxa"/>
            <w:tcMar>
              <w:top w:w="100" w:type="dxa"/>
              <w:left w:w="100" w:type="dxa"/>
              <w:bottom w:w="100" w:type="dxa"/>
              <w:right w:w="100" w:type="dxa"/>
            </w:tcMar>
          </w:tcPr>
          <w:p w14:paraId="1E30D3D0" w14:textId="0FBC4FEB" w:rsidR="00A27F45" w:rsidRPr="00114465" w:rsidRDefault="002B3780">
            <w:pPr>
              <w:widowControl w:val="0"/>
              <w:spacing w:line="240" w:lineRule="auto"/>
            </w:pPr>
            <w:r w:rsidRPr="00114465">
              <w:t>0.</w:t>
            </w:r>
            <w:r w:rsidR="00243732" w:rsidRPr="00114465">
              <w:t>06</w:t>
            </w:r>
          </w:p>
        </w:tc>
        <w:tc>
          <w:tcPr>
            <w:tcW w:w="1728" w:type="dxa"/>
            <w:tcMar>
              <w:top w:w="100" w:type="dxa"/>
              <w:left w:w="100" w:type="dxa"/>
              <w:bottom w:w="100" w:type="dxa"/>
              <w:right w:w="100" w:type="dxa"/>
            </w:tcMar>
          </w:tcPr>
          <w:p w14:paraId="523A860A" w14:textId="6F6ECB26" w:rsidR="00A27F45" w:rsidRPr="00114465" w:rsidRDefault="002B3780">
            <w:pPr>
              <w:widowControl w:val="0"/>
              <w:spacing w:line="240" w:lineRule="auto"/>
            </w:pPr>
            <w:r w:rsidRPr="00114465">
              <w:t>1.</w:t>
            </w:r>
            <w:r w:rsidR="00243732" w:rsidRPr="00114465">
              <w:t>10</w:t>
            </w:r>
          </w:p>
        </w:tc>
        <w:tc>
          <w:tcPr>
            <w:tcW w:w="1728" w:type="dxa"/>
            <w:tcMar>
              <w:top w:w="100" w:type="dxa"/>
              <w:left w:w="100" w:type="dxa"/>
              <w:bottom w:w="100" w:type="dxa"/>
              <w:right w:w="100" w:type="dxa"/>
            </w:tcMar>
          </w:tcPr>
          <w:p w14:paraId="2A34FF4E" w14:textId="08745536" w:rsidR="00A27F45" w:rsidRPr="00114465" w:rsidRDefault="002B3780">
            <w:pPr>
              <w:widowControl w:val="0"/>
              <w:spacing w:line="240" w:lineRule="auto"/>
            </w:pPr>
            <w:r w:rsidRPr="00114465">
              <w:t>0.28</w:t>
            </w:r>
          </w:p>
        </w:tc>
        <w:tc>
          <w:tcPr>
            <w:tcW w:w="1728" w:type="dxa"/>
            <w:tcMar>
              <w:top w:w="100" w:type="dxa"/>
              <w:left w:w="100" w:type="dxa"/>
              <w:bottom w:w="100" w:type="dxa"/>
              <w:right w:w="100" w:type="dxa"/>
            </w:tcMar>
          </w:tcPr>
          <w:p w14:paraId="4E332CBA" w14:textId="71F5BB60" w:rsidR="00A27F45" w:rsidRPr="00114465" w:rsidRDefault="002B3780">
            <w:pPr>
              <w:widowControl w:val="0"/>
              <w:spacing w:line="240" w:lineRule="auto"/>
            </w:pPr>
            <w:r w:rsidRPr="00114465">
              <w:t>0.</w:t>
            </w:r>
            <w:r w:rsidR="00243732" w:rsidRPr="00114465">
              <w:t>32</w:t>
            </w:r>
          </w:p>
        </w:tc>
      </w:tr>
      <w:tr w:rsidR="00A27F45" w14:paraId="1835B790"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9C2DE" w14:textId="77777777" w:rsidR="00A27F45" w:rsidRPr="00A26D23" w:rsidRDefault="002B3780">
            <w:pPr>
              <w:widowControl w:val="0"/>
              <w:spacing w:line="240" w:lineRule="auto"/>
              <w:rPr>
                <w:b/>
                <w:bCs/>
              </w:rPr>
            </w:pPr>
            <w:r w:rsidRPr="00A26D23">
              <w:rPr>
                <w:b/>
                <w:bCs/>
              </w:rPr>
              <w:t>BA46</w:t>
            </w:r>
          </w:p>
        </w:tc>
        <w:tc>
          <w:tcPr>
            <w:tcW w:w="1728" w:type="dxa"/>
            <w:tcMar>
              <w:top w:w="100" w:type="dxa"/>
              <w:left w:w="100" w:type="dxa"/>
              <w:bottom w:w="100" w:type="dxa"/>
              <w:right w:w="100" w:type="dxa"/>
            </w:tcMar>
          </w:tcPr>
          <w:p w14:paraId="1CC56444" w14:textId="7B224C01" w:rsidR="00A27F45" w:rsidRPr="00A26D23" w:rsidRDefault="002B3780">
            <w:pPr>
              <w:widowControl w:val="0"/>
              <w:spacing w:line="240" w:lineRule="auto"/>
              <w:rPr>
                <w:b/>
                <w:bCs/>
              </w:rPr>
            </w:pPr>
            <w:r w:rsidRPr="00A26D23">
              <w:rPr>
                <w:b/>
                <w:bCs/>
              </w:rPr>
              <w:t>0.24</w:t>
            </w:r>
          </w:p>
        </w:tc>
        <w:tc>
          <w:tcPr>
            <w:tcW w:w="1728" w:type="dxa"/>
            <w:tcMar>
              <w:top w:w="100" w:type="dxa"/>
              <w:left w:w="100" w:type="dxa"/>
              <w:bottom w:w="100" w:type="dxa"/>
              <w:right w:w="100" w:type="dxa"/>
            </w:tcMar>
          </w:tcPr>
          <w:p w14:paraId="5BA43F39" w14:textId="6DCAC58F" w:rsidR="00A27F45" w:rsidRPr="00A26D23" w:rsidRDefault="002B3780">
            <w:pPr>
              <w:widowControl w:val="0"/>
              <w:spacing w:line="240" w:lineRule="auto"/>
              <w:rPr>
                <w:b/>
                <w:bCs/>
              </w:rPr>
            </w:pPr>
            <w:r w:rsidRPr="00A26D23">
              <w:rPr>
                <w:b/>
                <w:bCs/>
              </w:rPr>
              <w:t>4.</w:t>
            </w:r>
            <w:r w:rsidR="00243732" w:rsidRPr="00A26D23">
              <w:rPr>
                <w:b/>
                <w:bCs/>
              </w:rPr>
              <w:t>43</w:t>
            </w:r>
          </w:p>
        </w:tc>
        <w:tc>
          <w:tcPr>
            <w:tcW w:w="1728" w:type="dxa"/>
            <w:tcMar>
              <w:top w:w="100" w:type="dxa"/>
              <w:left w:w="100" w:type="dxa"/>
              <w:bottom w:w="100" w:type="dxa"/>
              <w:right w:w="100" w:type="dxa"/>
            </w:tcMar>
          </w:tcPr>
          <w:p w14:paraId="471A423A" w14:textId="170A0141" w:rsidR="00A27F45" w:rsidRPr="00A26D23" w:rsidRDefault="00243732">
            <w:pPr>
              <w:widowControl w:val="0"/>
              <w:spacing w:line="240" w:lineRule="auto"/>
              <w:rPr>
                <w:b/>
                <w:bCs/>
              </w:rPr>
            </w:pPr>
            <w:r w:rsidRPr="00A26D23">
              <w:rPr>
                <w:b/>
                <w:bCs/>
              </w:rPr>
              <w:t>&lt;0.0001</w:t>
            </w:r>
          </w:p>
        </w:tc>
        <w:tc>
          <w:tcPr>
            <w:tcW w:w="1728" w:type="dxa"/>
            <w:tcMar>
              <w:top w:w="100" w:type="dxa"/>
              <w:left w:w="100" w:type="dxa"/>
              <w:bottom w:w="100" w:type="dxa"/>
              <w:right w:w="100" w:type="dxa"/>
            </w:tcMar>
          </w:tcPr>
          <w:p w14:paraId="556B80B6" w14:textId="75DEC94A" w:rsidR="00A27F45" w:rsidRPr="00A26D23" w:rsidRDefault="002B3780">
            <w:pPr>
              <w:widowControl w:val="0"/>
              <w:spacing w:line="240" w:lineRule="auto"/>
              <w:rPr>
                <w:b/>
                <w:bCs/>
              </w:rPr>
            </w:pPr>
            <w:r w:rsidRPr="00A26D23">
              <w:rPr>
                <w:b/>
                <w:bCs/>
              </w:rPr>
              <w:t>0.32</w:t>
            </w:r>
          </w:p>
        </w:tc>
      </w:tr>
      <w:tr w:rsidR="00A27F45" w14:paraId="63D827D3"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CFC2F0" w14:textId="77777777" w:rsidR="00A27F45" w:rsidRPr="002E4507" w:rsidRDefault="002B3780">
            <w:pPr>
              <w:widowControl w:val="0"/>
              <w:spacing w:line="240" w:lineRule="auto"/>
            </w:pPr>
            <w:r w:rsidRPr="002E4507">
              <w:t>vmPFC</w:t>
            </w:r>
          </w:p>
        </w:tc>
        <w:tc>
          <w:tcPr>
            <w:tcW w:w="1728" w:type="dxa"/>
            <w:tcMar>
              <w:top w:w="100" w:type="dxa"/>
              <w:left w:w="100" w:type="dxa"/>
              <w:bottom w:w="100" w:type="dxa"/>
              <w:right w:w="100" w:type="dxa"/>
            </w:tcMar>
          </w:tcPr>
          <w:p w14:paraId="407650CC" w14:textId="7EDD224D" w:rsidR="00A27F45" w:rsidRPr="00114465" w:rsidRDefault="002B3780">
            <w:pPr>
              <w:widowControl w:val="0"/>
              <w:spacing w:line="240" w:lineRule="auto"/>
            </w:pPr>
            <w:r w:rsidRPr="00114465">
              <w:t>-0.02</w:t>
            </w:r>
          </w:p>
        </w:tc>
        <w:tc>
          <w:tcPr>
            <w:tcW w:w="1728" w:type="dxa"/>
            <w:tcMar>
              <w:top w:w="100" w:type="dxa"/>
              <w:left w:w="100" w:type="dxa"/>
              <w:bottom w:w="100" w:type="dxa"/>
              <w:right w:w="100" w:type="dxa"/>
            </w:tcMar>
          </w:tcPr>
          <w:p w14:paraId="16067342" w14:textId="0479DF15" w:rsidR="00A27F45" w:rsidRPr="00114465" w:rsidRDefault="002B3780">
            <w:pPr>
              <w:widowControl w:val="0"/>
              <w:spacing w:line="240" w:lineRule="auto"/>
            </w:pPr>
            <w:r w:rsidRPr="00114465">
              <w:t>-0.24</w:t>
            </w:r>
          </w:p>
        </w:tc>
        <w:tc>
          <w:tcPr>
            <w:tcW w:w="1728" w:type="dxa"/>
            <w:tcMar>
              <w:top w:w="100" w:type="dxa"/>
              <w:left w:w="100" w:type="dxa"/>
              <w:bottom w:w="100" w:type="dxa"/>
              <w:right w:w="100" w:type="dxa"/>
            </w:tcMar>
          </w:tcPr>
          <w:p w14:paraId="108079F4" w14:textId="526FECE3" w:rsidR="00A27F45" w:rsidRPr="00114465" w:rsidRDefault="002B3780">
            <w:pPr>
              <w:widowControl w:val="0"/>
              <w:spacing w:line="240" w:lineRule="auto"/>
            </w:pPr>
            <w:r w:rsidRPr="00114465">
              <w:t>0.</w:t>
            </w:r>
            <w:r w:rsidR="00114465" w:rsidRPr="00114465">
              <w:t>81</w:t>
            </w:r>
          </w:p>
        </w:tc>
        <w:tc>
          <w:tcPr>
            <w:tcW w:w="1728" w:type="dxa"/>
            <w:tcMar>
              <w:top w:w="100" w:type="dxa"/>
              <w:left w:w="100" w:type="dxa"/>
              <w:bottom w:w="100" w:type="dxa"/>
              <w:right w:w="100" w:type="dxa"/>
            </w:tcMar>
          </w:tcPr>
          <w:p w14:paraId="2BD34A5A" w14:textId="0D42836A" w:rsidR="00A27F45" w:rsidRPr="00114465" w:rsidRDefault="002B3780">
            <w:pPr>
              <w:widowControl w:val="0"/>
              <w:spacing w:line="240" w:lineRule="auto"/>
            </w:pPr>
            <w:r w:rsidRPr="00114465">
              <w:t>0.49</w:t>
            </w:r>
          </w:p>
        </w:tc>
      </w:tr>
      <w:tr w:rsidR="00A27F45" w14:paraId="74921B95"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CAE47" w14:textId="77777777" w:rsidR="00A27F45" w:rsidRPr="00A26D23" w:rsidRDefault="002B3780">
            <w:pPr>
              <w:widowControl w:val="0"/>
              <w:spacing w:line="240" w:lineRule="auto"/>
              <w:rPr>
                <w:b/>
                <w:bCs/>
              </w:rPr>
            </w:pPr>
            <w:r w:rsidRPr="00A26D23">
              <w:rPr>
                <w:b/>
                <w:bCs/>
              </w:rPr>
              <w:t>rTPJ</w:t>
            </w:r>
          </w:p>
        </w:tc>
        <w:tc>
          <w:tcPr>
            <w:tcW w:w="1728" w:type="dxa"/>
            <w:tcMar>
              <w:top w:w="100" w:type="dxa"/>
              <w:left w:w="100" w:type="dxa"/>
              <w:bottom w:w="100" w:type="dxa"/>
              <w:right w:w="100" w:type="dxa"/>
            </w:tcMar>
          </w:tcPr>
          <w:p w14:paraId="2836D7D3" w14:textId="4BB83EE4" w:rsidR="00A27F45" w:rsidRPr="00A26D23" w:rsidRDefault="002B3780">
            <w:pPr>
              <w:widowControl w:val="0"/>
              <w:spacing w:line="240" w:lineRule="auto"/>
              <w:rPr>
                <w:b/>
                <w:bCs/>
              </w:rPr>
            </w:pPr>
            <w:r w:rsidRPr="00A26D23">
              <w:rPr>
                <w:b/>
                <w:bCs/>
              </w:rPr>
              <w:t>0.</w:t>
            </w:r>
            <w:r w:rsidR="00114465" w:rsidRPr="00A26D23">
              <w:rPr>
                <w:b/>
                <w:bCs/>
              </w:rPr>
              <w:t>32</w:t>
            </w:r>
          </w:p>
        </w:tc>
        <w:tc>
          <w:tcPr>
            <w:tcW w:w="1728" w:type="dxa"/>
            <w:tcMar>
              <w:top w:w="100" w:type="dxa"/>
              <w:left w:w="100" w:type="dxa"/>
              <w:bottom w:w="100" w:type="dxa"/>
              <w:right w:w="100" w:type="dxa"/>
            </w:tcMar>
          </w:tcPr>
          <w:p w14:paraId="5B028135" w14:textId="7651924F" w:rsidR="00A27F45" w:rsidRPr="00A26D23" w:rsidRDefault="002B3780">
            <w:pPr>
              <w:widowControl w:val="0"/>
              <w:spacing w:line="240" w:lineRule="auto"/>
              <w:rPr>
                <w:b/>
                <w:bCs/>
              </w:rPr>
            </w:pPr>
            <w:r w:rsidRPr="00A26D23">
              <w:rPr>
                <w:b/>
                <w:bCs/>
              </w:rPr>
              <w:t>4.</w:t>
            </w:r>
            <w:r w:rsidR="00114465" w:rsidRPr="00A26D23">
              <w:rPr>
                <w:b/>
                <w:bCs/>
              </w:rPr>
              <w:t>89</w:t>
            </w:r>
          </w:p>
        </w:tc>
        <w:tc>
          <w:tcPr>
            <w:tcW w:w="1728" w:type="dxa"/>
            <w:tcMar>
              <w:top w:w="100" w:type="dxa"/>
              <w:left w:w="100" w:type="dxa"/>
              <w:bottom w:w="100" w:type="dxa"/>
              <w:right w:w="100" w:type="dxa"/>
            </w:tcMar>
          </w:tcPr>
          <w:p w14:paraId="0A23BA01" w14:textId="3266C69A" w:rsidR="00A27F45" w:rsidRPr="00A26D23" w:rsidRDefault="00114465">
            <w:pPr>
              <w:widowControl w:val="0"/>
              <w:spacing w:line="240" w:lineRule="auto"/>
              <w:rPr>
                <w:b/>
                <w:bCs/>
              </w:rPr>
            </w:pPr>
            <w:r w:rsidRPr="00A26D23">
              <w:rPr>
                <w:b/>
                <w:bCs/>
              </w:rPr>
              <w:t>&lt;0.0001</w:t>
            </w:r>
          </w:p>
        </w:tc>
        <w:tc>
          <w:tcPr>
            <w:tcW w:w="1728" w:type="dxa"/>
            <w:tcMar>
              <w:top w:w="100" w:type="dxa"/>
              <w:left w:w="100" w:type="dxa"/>
              <w:bottom w:w="100" w:type="dxa"/>
              <w:right w:w="100" w:type="dxa"/>
            </w:tcMar>
          </w:tcPr>
          <w:p w14:paraId="17A3737C" w14:textId="2BDDDCFC" w:rsidR="00A27F45" w:rsidRPr="00A26D23" w:rsidRDefault="002B3780">
            <w:pPr>
              <w:widowControl w:val="0"/>
              <w:spacing w:line="240" w:lineRule="auto"/>
              <w:rPr>
                <w:b/>
                <w:bCs/>
              </w:rPr>
            </w:pPr>
            <w:r w:rsidRPr="00A26D23">
              <w:rPr>
                <w:b/>
                <w:bCs/>
              </w:rPr>
              <w:t>0.38</w:t>
            </w:r>
          </w:p>
        </w:tc>
      </w:tr>
      <w:tr w:rsidR="00A27F45" w14:paraId="01FF1C92"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392488" w14:textId="77777777" w:rsidR="00A27F45" w:rsidRPr="00A26D23" w:rsidRDefault="002B3780">
            <w:pPr>
              <w:widowControl w:val="0"/>
              <w:spacing w:line="240" w:lineRule="auto"/>
              <w:rPr>
                <w:b/>
                <w:bCs/>
              </w:rPr>
            </w:pPr>
            <w:r w:rsidRPr="00A26D23">
              <w:rPr>
                <w:b/>
                <w:bCs/>
              </w:rPr>
              <w:t>rSTS</w:t>
            </w:r>
          </w:p>
        </w:tc>
        <w:tc>
          <w:tcPr>
            <w:tcW w:w="1728" w:type="dxa"/>
            <w:tcMar>
              <w:top w:w="100" w:type="dxa"/>
              <w:left w:w="100" w:type="dxa"/>
              <w:bottom w:w="100" w:type="dxa"/>
              <w:right w:w="100" w:type="dxa"/>
            </w:tcMar>
          </w:tcPr>
          <w:p w14:paraId="3F3B438F" w14:textId="79737D9E" w:rsidR="00A27F45" w:rsidRPr="00A26D23" w:rsidRDefault="002B3780">
            <w:pPr>
              <w:widowControl w:val="0"/>
              <w:spacing w:line="240" w:lineRule="auto"/>
              <w:rPr>
                <w:b/>
                <w:bCs/>
              </w:rPr>
            </w:pPr>
            <w:r w:rsidRPr="00A26D23">
              <w:rPr>
                <w:b/>
                <w:bCs/>
              </w:rPr>
              <w:t>0.31</w:t>
            </w:r>
          </w:p>
        </w:tc>
        <w:tc>
          <w:tcPr>
            <w:tcW w:w="1728" w:type="dxa"/>
            <w:tcMar>
              <w:top w:w="100" w:type="dxa"/>
              <w:left w:w="100" w:type="dxa"/>
              <w:bottom w:w="100" w:type="dxa"/>
              <w:right w:w="100" w:type="dxa"/>
            </w:tcMar>
          </w:tcPr>
          <w:p w14:paraId="5F9B89BB" w14:textId="27FB197D" w:rsidR="00A27F45" w:rsidRPr="00A26D23" w:rsidRDefault="002B3780">
            <w:pPr>
              <w:widowControl w:val="0"/>
              <w:spacing w:line="240" w:lineRule="auto"/>
              <w:rPr>
                <w:b/>
                <w:bCs/>
              </w:rPr>
            </w:pPr>
            <w:r w:rsidRPr="00A26D23">
              <w:rPr>
                <w:b/>
                <w:bCs/>
              </w:rPr>
              <w:t>3.</w:t>
            </w:r>
            <w:r w:rsidR="00114465" w:rsidRPr="00A26D23">
              <w:rPr>
                <w:b/>
                <w:bCs/>
              </w:rPr>
              <w:t>62</w:t>
            </w:r>
          </w:p>
        </w:tc>
        <w:tc>
          <w:tcPr>
            <w:tcW w:w="1728" w:type="dxa"/>
            <w:tcMar>
              <w:top w:w="100" w:type="dxa"/>
              <w:left w:w="100" w:type="dxa"/>
              <w:bottom w:w="100" w:type="dxa"/>
              <w:right w:w="100" w:type="dxa"/>
            </w:tcMar>
          </w:tcPr>
          <w:p w14:paraId="6CFFC165" w14:textId="09478D86" w:rsidR="00A27F45" w:rsidRPr="00A26D23" w:rsidRDefault="002B3780">
            <w:pPr>
              <w:widowControl w:val="0"/>
              <w:spacing w:line="240" w:lineRule="auto"/>
              <w:rPr>
                <w:b/>
                <w:bCs/>
              </w:rPr>
            </w:pPr>
            <w:r w:rsidRPr="00A26D23">
              <w:rPr>
                <w:b/>
                <w:bCs/>
              </w:rPr>
              <w:t>0.</w:t>
            </w:r>
            <w:r w:rsidR="00114465" w:rsidRPr="00A26D23">
              <w:rPr>
                <w:b/>
                <w:bCs/>
              </w:rPr>
              <w:t>001</w:t>
            </w:r>
          </w:p>
        </w:tc>
        <w:tc>
          <w:tcPr>
            <w:tcW w:w="1728" w:type="dxa"/>
            <w:tcMar>
              <w:top w:w="100" w:type="dxa"/>
              <w:left w:w="100" w:type="dxa"/>
              <w:bottom w:w="100" w:type="dxa"/>
              <w:right w:w="100" w:type="dxa"/>
            </w:tcMar>
          </w:tcPr>
          <w:p w14:paraId="2AAB2033" w14:textId="5A8194AB" w:rsidR="00A27F45" w:rsidRPr="00A26D23" w:rsidRDefault="002B3780">
            <w:pPr>
              <w:widowControl w:val="0"/>
              <w:spacing w:line="240" w:lineRule="auto"/>
              <w:rPr>
                <w:b/>
                <w:bCs/>
              </w:rPr>
            </w:pPr>
            <w:r w:rsidRPr="00A26D23">
              <w:rPr>
                <w:b/>
                <w:bCs/>
              </w:rPr>
              <w:t>0.51</w:t>
            </w:r>
          </w:p>
        </w:tc>
      </w:tr>
      <w:tr w:rsidR="00A27F45" w14:paraId="3FD189F8"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7D0ED" w14:textId="77777777" w:rsidR="00A27F45" w:rsidRPr="00A26D23" w:rsidRDefault="002B3780">
            <w:pPr>
              <w:widowControl w:val="0"/>
              <w:spacing w:line="240" w:lineRule="auto"/>
              <w:rPr>
                <w:b/>
                <w:bCs/>
              </w:rPr>
            </w:pPr>
            <w:r w:rsidRPr="00A26D23">
              <w:rPr>
                <w:b/>
                <w:bCs/>
              </w:rPr>
              <w:t>preSMA</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6DD4E" w14:textId="2C21D87E" w:rsidR="00A27F45" w:rsidRPr="00A26D23" w:rsidRDefault="002B3780">
            <w:pPr>
              <w:widowControl w:val="0"/>
              <w:spacing w:line="240" w:lineRule="auto"/>
              <w:rPr>
                <w:b/>
                <w:bCs/>
              </w:rPr>
            </w:pPr>
            <w:r w:rsidRPr="00A26D23">
              <w:rPr>
                <w:b/>
                <w:bCs/>
              </w:rPr>
              <w:t>0.24</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4D592" w14:textId="297B224E" w:rsidR="00A27F45" w:rsidRPr="00A26D23" w:rsidRDefault="00114465">
            <w:pPr>
              <w:widowControl w:val="0"/>
              <w:spacing w:line="240" w:lineRule="auto"/>
              <w:rPr>
                <w:b/>
                <w:bCs/>
              </w:rPr>
            </w:pPr>
            <w:r w:rsidRPr="00A26D23">
              <w:rPr>
                <w:b/>
                <w:bCs/>
              </w:rPr>
              <w:t>5.00</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232E2" w14:textId="157853C0" w:rsidR="00A27F45" w:rsidRPr="00A26D23" w:rsidRDefault="00114465">
            <w:pPr>
              <w:widowControl w:val="0"/>
              <w:spacing w:line="240" w:lineRule="auto"/>
              <w:rPr>
                <w:b/>
                <w:bCs/>
              </w:rPr>
            </w:pPr>
            <w:r w:rsidRPr="00A26D23">
              <w:rPr>
                <w:b/>
                <w:bCs/>
              </w:rPr>
              <w:t>&lt;0.0001</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6D0B6" w14:textId="5C0768C8" w:rsidR="00A27F45" w:rsidRPr="00A26D23" w:rsidRDefault="002B3780">
            <w:pPr>
              <w:widowControl w:val="0"/>
              <w:spacing w:line="240" w:lineRule="auto"/>
              <w:rPr>
                <w:b/>
                <w:bCs/>
              </w:rPr>
            </w:pPr>
            <w:r w:rsidRPr="00A26D23">
              <w:rPr>
                <w:b/>
                <w:bCs/>
              </w:rPr>
              <w:t>0.</w:t>
            </w:r>
            <w:r w:rsidR="00114465" w:rsidRPr="00A26D23">
              <w:rPr>
                <w:b/>
                <w:bCs/>
              </w:rPr>
              <w:t>29</w:t>
            </w:r>
          </w:p>
        </w:tc>
      </w:tr>
    </w:tbl>
    <w:p w14:paraId="64A6BD3E" w14:textId="77777777" w:rsidR="00A27F45" w:rsidRDefault="002B3780">
      <w:pPr>
        <w:pStyle w:val="Heading3"/>
        <w:ind w:left="720"/>
      </w:pPr>
      <w:bookmarkStart w:id="158" w:name="_bsvje2q5pc6t" w:colFirst="0" w:colLast="0"/>
      <w:bookmarkEnd w:id="158"/>
      <w:r>
        <w:t>Categorical DM:</w:t>
      </w:r>
    </w:p>
    <w:p w14:paraId="6BB6DEAB" w14:textId="77777777" w:rsidR="00A27F45" w:rsidRDefault="00A27F45">
      <w:pPr>
        <w:ind w:left="720"/>
      </w:pPr>
    </w:p>
    <w:tbl>
      <w:tblPr>
        <w:tblStyle w:val="13"/>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8"/>
        <w:gridCol w:w="1728"/>
        <w:gridCol w:w="1728"/>
        <w:gridCol w:w="1728"/>
        <w:gridCol w:w="1728"/>
      </w:tblGrid>
      <w:tr w:rsidR="00A27F45" w14:paraId="1B33E161"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93C95" w14:textId="77777777" w:rsidR="00A27F45" w:rsidRDefault="002B3780">
            <w:pPr>
              <w:widowControl w:val="0"/>
              <w:spacing w:line="240" w:lineRule="auto"/>
            </w:pPr>
            <w:r>
              <w:t>region</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600B6" w14:textId="77777777" w:rsidR="00A27F45" w:rsidRDefault="002B3780">
            <w:pPr>
              <w:widowControl w:val="0"/>
              <w:spacing w:line="240" w:lineRule="auto"/>
            </w:pPr>
            <w:r>
              <w:t>mean</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B62520" w14:textId="679FEAB9" w:rsidR="00A27F45" w:rsidRDefault="002B3780">
            <w:pPr>
              <w:widowControl w:val="0"/>
              <w:spacing w:line="240" w:lineRule="auto"/>
            </w:pPr>
            <w:r>
              <w:t>t</w:t>
            </w:r>
            <w:r w:rsidR="00114465">
              <w:t xml:space="preserve"> </w:t>
            </w:r>
            <w:r>
              <w:t>value</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BB22C1" w14:textId="7CFCA84D" w:rsidR="00A27F45" w:rsidRDefault="002B3780">
            <w:pPr>
              <w:widowControl w:val="0"/>
              <w:spacing w:line="240" w:lineRule="auto"/>
            </w:pPr>
            <w:r>
              <w:t>p</w:t>
            </w:r>
            <w:r w:rsidR="00114465">
              <w:t xml:space="preserve"> </w:t>
            </w:r>
            <w:r>
              <w:t>value</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10FB1" w14:textId="77777777" w:rsidR="00A27F45" w:rsidRDefault="002B3780">
            <w:pPr>
              <w:widowControl w:val="0"/>
              <w:spacing w:line="240" w:lineRule="auto"/>
            </w:pPr>
            <w:r>
              <w:t>std</w:t>
            </w:r>
          </w:p>
        </w:tc>
      </w:tr>
      <w:tr w:rsidR="00A27F45" w14:paraId="2A8A841C"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A052E" w14:textId="77777777" w:rsidR="00A27F45" w:rsidRPr="00A26D23" w:rsidRDefault="002B3780">
            <w:pPr>
              <w:widowControl w:val="0"/>
              <w:spacing w:line="240" w:lineRule="auto"/>
              <w:rPr>
                <w:b/>
                <w:bCs/>
              </w:rPr>
            </w:pPr>
            <w:r w:rsidRPr="00A26D23">
              <w:rPr>
                <w:b/>
                <w:bCs/>
              </w:rPr>
              <w:t>FPl</w:t>
            </w:r>
          </w:p>
        </w:tc>
        <w:tc>
          <w:tcPr>
            <w:tcW w:w="1728" w:type="dxa"/>
            <w:tcMar>
              <w:top w:w="100" w:type="dxa"/>
              <w:left w:w="100" w:type="dxa"/>
              <w:bottom w:w="100" w:type="dxa"/>
              <w:right w:w="100" w:type="dxa"/>
            </w:tcMar>
          </w:tcPr>
          <w:p w14:paraId="08857F5F" w14:textId="03D17DCC" w:rsidR="00A27F45" w:rsidRPr="00A26D23" w:rsidRDefault="002B3780">
            <w:pPr>
              <w:widowControl w:val="0"/>
              <w:spacing w:line="240" w:lineRule="auto"/>
              <w:rPr>
                <w:b/>
                <w:bCs/>
              </w:rPr>
            </w:pPr>
            <w:r w:rsidRPr="00A26D23">
              <w:rPr>
                <w:b/>
                <w:bCs/>
              </w:rPr>
              <w:t>0.02</w:t>
            </w:r>
          </w:p>
        </w:tc>
        <w:tc>
          <w:tcPr>
            <w:tcW w:w="1728" w:type="dxa"/>
            <w:tcMar>
              <w:top w:w="100" w:type="dxa"/>
              <w:left w:w="100" w:type="dxa"/>
              <w:bottom w:w="100" w:type="dxa"/>
              <w:right w:w="100" w:type="dxa"/>
            </w:tcMar>
          </w:tcPr>
          <w:p w14:paraId="047401D5" w14:textId="24938C5D" w:rsidR="00A27F45" w:rsidRPr="00A26D23" w:rsidRDefault="002B3780">
            <w:pPr>
              <w:widowControl w:val="0"/>
              <w:spacing w:line="240" w:lineRule="auto"/>
              <w:rPr>
                <w:b/>
                <w:bCs/>
              </w:rPr>
            </w:pPr>
            <w:r w:rsidRPr="00A26D23">
              <w:rPr>
                <w:b/>
                <w:bCs/>
              </w:rPr>
              <w:t>2.</w:t>
            </w:r>
            <w:r w:rsidR="00114465" w:rsidRPr="00A26D23">
              <w:rPr>
                <w:b/>
                <w:bCs/>
              </w:rPr>
              <w:t>15</w:t>
            </w:r>
          </w:p>
        </w:tc>
        <w:tc>
          <w:tcPr>
            <w:tcW w:w="1728" w:type="dxa"/>
            <w:tcMar>
              <w:top w:w="100" w:type="dxa"/>
              <w:left w:w="100" w:type="dxa"/>
              <w:bottom w:w="100" w:type="dxa"/>
              <w:right w:w="100" w:type="dxa"/>
            </w:tcMar>
          </w:tcPr>
          <w:p w14:paraId="71770332" w14:textId="0B26ED0F" w:rsidR="00A27F45" w:rsidRPr="00A26D23" w:rsidRDefault="002B3780">
            <w:pPr>
              <w:widowControl w:val="0"/>
              <w:spacing w:line="240" w:lineRule="auto"/>
              <w:rPr>
                <w:b/>
                <w:bCs/>
              </w:rPr>
            </w:pPr>
            <w:r w:rsidRPr="00A26D23">
              <w:rPr>
                <w:b/>
                <w:bCs/>
              </w:rPr>
              <w:t>0.</w:t>
            </w:r>
            <w:r w:rsidR="00114465" w:rsidRPr="00A26D23">
              <w:rPr>
                <w:b/>
                <w:bCs/>
              </w:rPr>
              <w:t>04</w:t>
            </w:r>
          </w:p>
        </w:tc>
        <w:tc>
          <w:tcPr>
            <w:tcW w:w="1728" w:type="dxa"/>
            <w:tcMar>
              <w:top w:w="100" w:type="dxa"/>
              <w:left w:w="100" w:type="dxa"/>
              <w:bottom w:w="100" w:type="dxa"/>
              <w:right w:w="100" w:type="dxa"/>
            </w:tcMar>
          </w:tcPr>
          <w:p w14:paraId="7DC2858E" w14:textId="5A67ED18" w:rsidR="00A27F45" w:rsidRPr="00A26D23" w:rsidRDefault="002B3780">
            <w:pPr>
              <w:widowControl w:val="0"/>
              <w:spacing w:line="240" w:lineRule="auto"/>
              <w:rPr>
                <w:b/>
                <w:bCs/>
              </w:rPr>
            </w:pPr>
            <w:r w:rsidRPr="00A26D23">
              <w:rPr>
                <w:b/>
                <w:bCs/>
              </w:rPr>
              <w:t>0.09</w:t>
            </w:r>
          </w:p>
        </w:tc>
      </w:tr>
      <w:tr w:rsidR="00A27F45" w14:paraId="5E792C52"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FAF2D3" w14:textId="77777777" w:rsidR="00A27F45" w:rsidRPr="002E4507" w:rsidRDefault="002B3780">
            <w:pPr>
              <w:widowControl w:val="0"/>
              <w:spacing w:line="240" w:lineRule="auto"/>
            </w:pPr>
            <w:r w:rsidRPr="002E4507">
              <w:t>FPm</w:t>
            </w:r>
          </w:p>
        </w:tc>
        <w:tc>
          <w:tcPr>
            <w:tcW w:w="1728" w:type="dxa"/>
            <w:tcMar>
              <w:top w:w="100" w:type="dxa"/>
              <w:left w:w="100" w:type="dxa"/>
              <w:bottom w:w="100" w:type="dxa"/>
              <w:right w:w="100" w:type="dxa"/>
            </w:tcMar>
          </w:tcPr>
          <w:p w14:paraId="1C425B87" w14:textId="5E88E436" w:rsidR="00A27F45" w:rsidRPr="00114465" w:rsidRDefault="002B3780">
            <w:pPr>
              <w:widowControl w:val="0"/>
              <w:spacing w:line="240" w:lineRule="auto"/>
            </w:pPr>
            <w:r w:rsidRPr="00114465">
              <w:t>-0.</w:t>
            </w:r>
            <w:r w:rsidR="00114465" w:rsidRPr="00114465">
              <w:t>001</w:t>
            </w:r>
          </w:p>
        </w:tc>
        <w:tc>
          <w:tcPr>
            <w:tcW w:w="1728" w:type="dxa"/>
            <w:tcMar>
              <w:top w:w="100" w:type="dxa"/>
              <w:left w:w="100" w:type="dxa"/>
              <w:bottom w:w="100" w:type="dxa"/>
              <w:right w:w="100" w:type="dxa"/>
            </w:tcMar>
          </w:tcPr>
          <w:p w14:paraId="38BDF979" w14:textId="7DC6F9D3" w:rsidR="00A27F45" w:rsidRPr="00114465" w:rsidRDefault="002B3780">
            <w:pPr>
              <w:widowControl w:val="0"/>
              <w:spacing w:line="240" w:lineRule="auto"/>
            </w:pPr>
            <w:r w:rsidRPr="00114465">
              <w:t>-0.</w:t>
            </w:r>
            <w:r w:rsidR="00114465" w:rsidRPr="00114465">
              <w:t>06</w:t>
            </w:r>
          </w:p>
        </w:tc>
        <w:tc>
          <w:tcPr>
            <w:tcW w:w="1728" w:type="dxa"/>
            <w:tcMar>
              <w:top w:w="100" w:type="dxa"/>
              <w:left w:w="100" w:type="dxa"/>
              <w:bottom w:w="100" w:type="dxa"/>
              <w:right w:w="100" w:type="dxa"/>
            </w:tcMar>
          </w:tcPr>
          <w:p w14:paraId="6B186FF8" w14:textId="77B200F9" w:rsidR="00A27F45" w:rsidRPr="00114465" w:rsidRDefault="002B3780">
            <w:pPr>
              <w:widowControl w:val="0"/>
              <w:spacing w:line="240" w:lineRule="auto"/>
            </w:pPr>
            <w:r w:rsidRPr="00114465">
              <w:t>0.</w:t>
            </w:r>
            <w:r w:rsidR="00114465" w:rsidRPr="00114465">
              <w:t>95</w:t>
            </w:r>
          </w:p>
        </w:tc>
        <w:tc>
          <w:tcPr>
            <w:tcW w:w="1728" w:type="dxa"/>
            <w:tcMar>
              <w:top w:w="100" w:type="dxa"/>
              <w:left w:w="100" w:type="dxa"/>
              <w:bottom w:w="100" w:type="dxa"/>
              <w:right w:w="100" w:type="dxa"/>
            </w:tcMar>
          </w:tcPr>
          <w:p w14:paraId="238C7535" w14:textId="0FEF71AE" w:rsidR="00A27F45" w:rsidRPr="00114465" w:rsidRDefault="002B3780">
            <w:pPr>
              <w:widowControl w:val="0"/>
              <w:spacing w:line="240" w:lineRule="auto"/>
            </w:pPr>
            <w:r w:rsidRPr="00114465">
              <w:t>0.</w:t>
            </w:r>
            <w:r w:rsidR="00114465" w:rsidRPr="00114465">
              <w:t>09</w:t>
            </w:r>
          </w:p>
        </w:tc>
      </w:tr>
      <w:tr w:rsidR="00A27F45" w14:paraId="4198B51A"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A63D39" w14:textId="77777777" w:rsidR="00A27F45" w:rsidRPr="00A26D23" w:rsidRDefault="002B3780">
            <w:pPr>
              <w:widowControl w:val="0"/>
              <w:spacing w:line="240" w:lineRule="auto"/>
              <w:rPr>
                <w:b/>
                <w:bCs/>
              </w:rPr>
            </w:pPr>
            <w:r w:rsidRPr="00A26D23">
              <w:rPr>
                <w:b/>
                <w:bCs/>
              </w:rPr>
              <w:t>BA46</w:t>
            </w:r>
          </w:p>
        </w:tc>
        <w:tc>
          <w:tcPr>
            <w:tcW w:w="1728" w:type="dxa"/>
            <w:tcMar>
              <w:top w:w="100" w:type="dxa"/>
              <w:left w:w="100" w:type="dxa"/>
              <w:bottom w:w="100" w:type="dxa"/>
              <w:right w:w="100" w:type="dxa"/>
            </w:tcMar>
          </w:tcPr>
          <w:p w14:paraId="2987A214" w14:textId="01DA2E13" w:rsidR="00A27F45" w:rsidRPr="00A26D23" w:rsidRDefault="002B3780">
            <w:pPr>
              <w:widowControl w:val="0"/>
              <w:spacing w:line="240" w:lineRule="auto"/>
              <w:rPr>
                <w:b/>
                <w:bCs/>
              </w:rPr>
            </w:pPr>
            <w:r w:rsidRPr="00A26D23">
              <w:rPr>
                <w:b/>
                <w:bCs/>
              </w:rPr>
              <w:t>0.</w:t>
            </w:r>
            <w:r w:rsidR="00114465" w:rsidRPr="00A26D23">
              <w:rPr>
                <w:b/>
                <w:bCs/>
              </w:rPr>
              <w:t>04</w:t>
            </w:r>
          </w:p>
        </w:tc>
        <w:tc>
          <w:tcPr>
            <w:tcW w:w="1728" w:type="dxa"/>
            <w:tcMar>
              <w:top w:w="100" w:type="dxa"/>
              <w:left w:w="100" w:type="dxa"/>
              <w:bottom w:w="100" w:type="dxa"/>
              <w:right w:w="100" w:type="dxa"/>
            </w:tcMar>
          </w:tcPr>
          <w:p w14:paraId="5361A218" w14:textId="4C0CF9C3" w:rsidR="00A27F45" w:rsidRPr="00A26D23" w:rsidRDefault="002B3780">
            <w:pPr>
              <w:widowControl w:val="0"/>
              <w:spacing w:line="240" w:lineRule="auto"/>
              <w:rPr>
                <w:b/>
                <w:bCs/>
              </w:rPr>
            </w:pPr>
            <w:r w:rsidRPr="00A26D23">
              <w:rPr>
                <w:b/>
                <w:bCs/>
              </w:rPr>
              <w:t>3.</w:t>
            </w:r>
            <w:r w:rsidR="00114465" w:rsidRPr="00A26D23">
              <w:rPr>
                <w:b/>
                <w:bCs/>
              </w:rPr>
              <w:t>23</w:t>
            </w:r>
          </w:p>
        </w:tc>
        <w:tc>
          <w:tcPr>
            <w:tcW w:w="1728" w:type="dxa"/>
            <w:tcMar>
              <w:top w:w="100" w:type="dxa"/>
              <w:left w:w="100" w:type="dxa"/>
              <w:bottom w:w="100" w:type="dxa"/>
              <w:right w:w="100" w:type="dxa"/>
            </w:tcMar>
          </w:tcPr>
          <w:p w14:paraId="639461D6" w14:textId="09071685" w:rsidR="00A27F45" w:rsidRPr="00A26D23" w:rsidRDefault="002B3780">
            <w:pPr>
              <w:widowControl w:val="0"/>
              <w:spacing w:line="240" w:lineRule="auto"/>
              <w:rPr>
                <w:b/>
                <w:bCs/>
              </w:rPr>
            </w:pPr>
            <w:r w:rsidRPr="00A26D23">
              <w:rPr>
                <w:b/>
                <w:bCs/>
              </w:rPr>
              <w:t>0.</w:t>
            </w:r>
            <w:r w:rsidR="00114465" w:rsidRPr="00A26D23">
              <w:rPr>
                <w:b/>
                <w:bCs/>
              </w:rPr>
              <w:t>003</w:t>
            </w:r>
          </w:p>
        </w:tc>
        <w:tc>
          <w:tcPr>
            <w:tcW w:w="1728" w:type="dxa"/>
            <w:tcMar>
              <w:top w:w="100" w:type="dxa"/>
              <w:left w:w="100" w:type="dxa"/>
              <w:bottom w:w="100" w:type="dxa"/>
              <w:right w:w="100" w:type="dxa"/>
            </w:tcMar>
          </w:tcPr>
          <w:p w14:paraId="4E7A36E4" w14:textId="03FB854A" w:rsidR="00A27F45" w:rsidRPr="00A26D23" w:rsidRDefault="002B3780">
            <w:pPr>
              <w:widowControl w:val="0"/>
              <w:spacing w:line="240" w:lineRule="auto"/>
              <w:rPr>
                <w:b/>
                <w:bCs/>
              </w:rPr>
            </w:pPr>
            <w:r w:rsidRPr="00A26D23">
              <w:rPr>
                <w:b/>
                <w:bCs/>
              </w:rPr>
              <w:t>0.</w:t>
            </w:r>
            <w:r w:rsidR="00114465" w:rsidRPr="00A26D23">
              <w:rPr>
                <w:b/>
                <w:bCs/>
              </w:rPr>
              <w:t>09</w:t>
            </w:r>
          </w:p>
        </w:tc>
      </w:tr>
      <w:tr w:rsidR="00A27F45" w14:paraId="24AD80F1"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686BFB" w14:textId="77777777" w:rsidR="00A27F45" w:rsidRPr="002E4507" w:rsidRDefault="002B3780">
            <w:pPr>
              <w:widowControl w:val="0"/>
              <w:spacing w:line="240" w:lineRule="auto"/>
            </w:pPr>
            <w:r w:rsidRPr="002E4507">
              <w:t>vmPFC</w:t>
            </w:r>
          </w:p>
        </w:tc>
        <w:tc>
          <w:tcPr>
            <w:tcW w:w="1728" w:type="dxa"/>
            <w:tcMar>
              <w:top w:w="100" w:type="dxa"/>
              <w:left w:w="100" w:type="dxa"/>
              <w:bottom w:w="100" w:type="dxa"/>
              <w:right w:w="100" w:type="dxa"/>
            </w:tcMar>
          </w:tcPr>
          <w:p w14:paraId="3303453D" w14:textId="7D273E64" w:rsidR="00A27F45" w:rsidRPr="00114465" w:rsidRDefault="002B3780">
            <w:pPr>
              <w:widowControl w:val="0"/>
              <w:spacing w:line="240" w:lineRule="auto"/>
            </w:pPr>
            <w:r w:rsidRPr="00114465">
              <w:t>0.004</w:t>
            </w:r>
          </w:p>
        </w:tc>
        <w:tc>
          <w:tcPr>
            <w:tcW w:w="1728" w:type="dxa"/>
            <w:tcMar>
              <w:top w:w="100" w:type="dxa"/>
              <w:left w:w="100" w:type="dxa"/>
              <w:bottom w:w="100" w:type="dxa"/>
              <w:right w:w="100" w:type="dxa"/>
            </w:tcMar>
          </w:tcPr>
          <w:p w14:paraId="1F8412D3" w14:textId="72AAC1D2" w:rsidR="00A27F45" w:rsidRPr="00114465" w:rsidRDefault="002B3780">
            <w:pPr>
              <w:widowControl w:val="0"/>
              <w:spacing w:line="240" w:lineRule="auto"/>
            </w:pPr>
            <w:r w:rsidRPr="00114465">
              <w:t>0.</w:t>
            </w:r>
            <w:r w:rsidR="00114465" w:rsidRPr="00114465">
              <w:t>26</w:t>
            </w:r>
          </w:p>
        </w:tc>
        <w:tc>
          <w:tcPr>
            <w:tcW w:w="1728" w:type="dxa"/>
            <w:tcMar>
              <w:top w:w="100" w:type="dxa"/>
              <w:left w:w="100" w:type="dxa"/>
              <w:bottom w:w="100" w:type="dxa"/>
              <w:right w:w="100" w:type="dxa"/>
            </w:tcMar>
          </w:tcPr>
          <w:p w14:paraId="28D2DE14" w14:textId="1138159D" w:rsidR="00A27F45" w:rsidRPr="00114465" w:rsidRDefault="002B3780">
            <w:pPr>
              <w:widowControl w:val="0"/>
              <w:spacing w:line="240" w:lineRule="auto"/>
            </w:pPr>
            <w:r w:rsidRPr="00114465">
              <w:t>0.</w:t>
            </w:r>
            <w:r w:rsidR="00114465" w:rsidRPr="00114465">
              <w:t>80</w:t>
            </w:r>
          </w:p>
        </w:tc>
        <w:tc>
          <w:tcPr>
            <w:tcW w:w="1728" w:type="dxa"/>
            <w:tcMar>
              <w:top w:w="100" w:type="dxa"/>
              <w:left w:w="100" w:type="dxa"/>
              <w:bottom w:w="100" w:type="dxa"/>
              <w:right w:w="100" w:type="dxa"/>
            </w:tcMar>
          </w:tcPr>
          <w:p w14:paraId="3C9E6C4C" w14:textId="069218ED" w:rsidR="00A27F45" w:rsidRPr="00114465" w:rsidRDefault="002B3780">
            <w:pPr>
              <w:widowControl w:val="0"/>
              <w:spacing w:line="240" w:lineRule="auto"/>
            </w:pPr>
            <w:r w:rsidRPr="00114465">
              <w:t>0.</w:t>
            </w:r>
            <w:r w:rsidR="00114465" w:rsidRPr="00114465">
              <w:t>12</w:t>
            </w:r>
          </w:p>
        </w:tc>
      </w:tr>
      <w:tr w:rsidR="00A27F45" w14:paraId="044B63ED"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387585" w14:textId="77777777" w:rsidR="00A27F45" w:rsidRPr="00A26D23" w:rsidRDefault="002B3780">
            <w:pPr>
              <w:widowControl w:val="0"/>
              <w:spacing w:line="240" w:lineRule="auto"/>
              <w:rPr>
                <w:b/>
                <w:bCs/>
              </w:rPr>
            </w:pPr>
            <w:r w:rsidRPr="00A26D23">
              <w:rPr>
                <w:b/>
                <w:bCs/>
              </w:rPr>
              <w:t>rTPJ</w:t>
            </w:r>
          </w:p>
        </w:tc>
        <w:tc>
          <w:tcPr>
            <w:tcW w:w="1728" w:type="dxa"/>
            <w:tcMar>
              <w:top w:w="100" w:type="dxa"/>
              <w:left w:w="100" w:type="dxa"/>
              <w:bottom w:w="100" w:type="dxa"/>
              <w:right w:w="100" w:type="dxa"/>
            </w:tcMar>
          </w:tcPr>
          <w:p w14:paraId="24012C3C" w14:textId="468E969B" w:rsidR="00A27F45" w:rsidRPr="00A26D23" w:rsidRDefault="002B3780">
            <w:pPr>
              <w:widowControl w:val="0"/>
              <w:spacing w:line="240" w:lineRule="auto"/>
              <w:rPr>
                <w:b/>
                <w:bCs/>
              </w:rPr>
            </w:pPr>
            <w:r w:rsidRPr="00A26D23">
              <w:rPr>
                <w:b/>
                <w:bCs/>
              </w:rPr>
              <w:t>0.06</w:t>
            </w:r>
          </w:p>
        </w:tc>
        <w:tc>
          <w:tcPr>
            <w:tcW w:w="1728" w:type="dxa"/>
            <w:tcMar>
              <w:top w:w="100" w:type="dxa"/>
              <w:left w:w="100" w:type="dxa"/>
              <w:bottom w:w="100" w:type="dxa"/>
              <w:right w:w="100" w:type="dxa"/>
            </w:tcMar>
          </w:tcPr>
          <w:p w14:paraId="5C0AC71F" w14:textId="5A04AF46" w:rsidR="00A27F45" w:rsidRPr="00A26D23" w:rsidRDefault="002B3780">
            <w:pPr>
              <w:widowControl w:val="0"/>
              <w:spacing w:line="240" w:lineRule="auto"/>
              <w:rPr>
                <w:b/>
                <w:bCs/>
              </w:rPr>
            </w:pPr>
            <w:r w:rsidRPr="00A26D23">
              <w:rPr>
                <w:b/>
                <w:bCs/>
              </w:rPr>
              <w:t>4.</w:t>
            </w:r>
            <w:r w:rsidR="00114465" w:rsidRPr="00A26D23">
              <w:rPr>
                <w:b/>
                <w:bCs/>
              </w:rPr>
              <w:t>82</w:t>
            </w:r>
          </w:p>
        </w:tc>
        <w:tc>
          <w:tcPr>
            <w:tcW w:w="1728" w:type="dxa"/>
            <w:tcMar>
              <w:top w:w="100" w:type="dxa"/>
              <w:left w:w="100" w:type="dxa"/>
              <w:bottom w:w="100" w:type="dxa"/>
              <w:right w:w="100" w:type="dxa"/>
            </w:tcMar>
          </w:tcPr>
          <w:p w14:paraId="2485DB7C" w14:textId="3ADED573" w:rsidR="00A27F45" w:rsidRPr="00A26D23" w:rsidRDefault="00114465">
            <w:pPr>
              <w:widowControl w:val="0"/>
              <w:spacing w:line="240" w:lineRule="auto"/>
              <w:rPr>
                <w:b/>
                <w:bCs/>
              </w:rPr>
            </w:pPr>
            <w:r w:rsidRPr="00A26D23">
              <w:rPr>
                <w:b/>
                <w:bCs/>
              </w:rPr>
              <w:t>&lt;0.0001</w:t>
            </w:r>
          </w:p>
        </w:tc>
        <w:tc>
          <w:tcPr>
            <w:tcW w:w="1728" w:type="dxa"/>
            <w:tcMar>
              <w:top w:w="100" w:type="dxa"/>
              <w:left w:w="100" w:type="dxa"/>
              <w:bottom w:w="100" w:type="dxa"/>
              <w:right w:w="100" w:type="dxa"/>
            </w:tcMar>
          </w:tcPr>
          <w:p w14:paraId="3E41FB1D" w14:textId="24EA2343" w:rsidR="00A27F45" w:rsidRPr="00A26D23" w:rsidRDefault="002B3780">
            <w:pPr>
              <w:widowControl w:val="0"/>
              <w:spacing w:line="240" w:lineRule="auto"/>
              <w:rPr>
                <w:b/>
                <w:bCs/>
              </w:rPr>
            </w:pPr>
            <w:r w:rsidRPr="00A26D23">
              <w:rPr>
                <w:b/>
                <w:bCs/>
              </w:rPr>
              <w:t>0.11</w:t>
            </w:r>
          </w:p>
        </w:tc>
      </w:tr>
      <w:tr w:rsidR="00A27F45" w14:paraId="45EF26E0"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452D26" w14:textId="77777777" w:rsidR="00A27F45" w:rsidRPr="00A26D23" w:rsidRDefault="002B3780">
            <w:pPr>
              <w:widowControl w:val="0"/>
              <w:spacing w:line="240" w:lineRule="auto"/>
              <w:rPr>
                <w:b/>
                <w:bCs/>
              </w:rPr>
            </w:pPr>
            <w:r w:rsidRPr="00A26D23">
              <w:rPr>
                <w:b/>
                <w:bCs/>
              </w:rPr>
              <w:t>rSTS</w:t>
            </w:r>
          </w:p>
        </w:tc>
        <w:tc>
          <w:tcPr>
            <w:tcW w:w="1728" w:type="dxa"/>
            <w:tcMar>
              <w:top w:w="100" w:type="dxa"/>
              <w:left w:w="100" w:type="dxa"/>
              <w:bottom w:w="100" w:type="dxa"/>
              <w:right w:w="100" w:type="dxa"/>
            </w:tcMar>
          </w:tcPr>
          <w:p w14:paraId="07E1F189" w14:textId="6F549528" w:rsidR="00A27F45" w:rsidRPr="00A26D23" w:rsidRDefault="002B3780">
            <w:pPr>
              <w:widowControl w:val="0"/>
              <w:spacing w:line="240" w:lineRule="auto"/>
              <w:rPr>
                <w:b/>
                <w:bCs/>
              </w:rPr>
            </w:pPr>
            <w:r w:rsidRPr="00A26D23">
              <w:rPr>
                <w:b/>
                <w:bCs/>
              </w:rPr>
              <w:t>0.06</w:t>
            </w:r>
          </w:p>
        </w:tc>
        <w:tc>
          <w:tcPr>
            <w:tcW w:w="1728" w:type="dxa"/>
            <w:tcMar>
              <w:top w:w="100" w:type="dxa"/>
              <w:left w:w="100" w:type="dxa"/>
              <w:bottom w:w="100" w:type="dxa"/>
              <w:right w:w="100" w:type="dxa"/>
            </w:tcMar>
          </w:tcPr>
          <w:p w14:paraId="01FBC960" w14:textId="6EE4A79C" w:rsidR="00A27F45" w:rsidRPr="00A26D23" w:rsidRDefault="002B3780">
            <w:pPr>
              <w:widowControl w:val="0"/>
              <w:spacing w:line="240" w:lineRule="auto"/>
              <w:rPr>
                <w:b/>
                <w:bCs/>
              </w:rPr>
            </w:pPr>
            <w:r w:rsidRPr="00A26D23">
              <w:rPr>
                <w:b/>
                <w:bCs/>
              </w:rPr>
              <w:t>5.</w:t>
            </w:r>
            <w:r w:rsidR="00114465" w:rsidRPr="00A26D23">
              <w:rPr>
                <w:b/>
                <w:bCs/>
              </w:rPr>
              <w:t>24</w:t>
            </w:r>
          </w:p>
        </w:tc>
        <w:tc>
          <w:tcPr>
            <w:tcW w:w="1728" w:type="dxa"/>
            <w:tcMar>
              <w:top w:w="100" w:type="dxa"/>
              <w:left w:w="100" w:type="dxa"/>
              <w:bottom w:w="100" w:type="dxa"/>
              <w:right w:w="100" w:type="dxa"/>
            </w:tcMar>
          </w:tcPr>
          <w:p w14:paraId="3369089F" w14:textId="5A88FC5B" w:rsidR="00A27F45" w:rsidRPr="00A26D23" w:rsidRDefault="00114465">
            <w:pPr>
              <w:widowControl w:val="0"/>
              <w:spacing w:line="240" w:lineRule="auto"/>
              <w:rPr>
                <w:b/>
                <w:bCs/>
              </w:rPr>
            </w:pPr>
            <w:r w:rsidRPr="00A26D23">
              <w:rPr>
                <w:b/>
                <w:bCs/>
              </w:rPr>
              <w:t>&lt;0.0001</w:t>
            </w:r>
          </w:p>
        </w:tc>
        <w:tc>
          <w:tcPr>
            <w:tcW w:w="1728" w:type="dxa"/>
            <w:tcMar>
              <w:top w:w="100" w:type="dxa"/>
              <w:left w:w="100" w:type="dxa"/>
              <w:bottom w:w="100" w:type="dxa"/>
              <w:right w:w="100" w:type="dxa"/>
            </w:tcMar>
          </w:tcPr>
          <w:p w14:paraId="5F7C7DB3" w14:textId="05B7F887" w:rsidR="00A27F45" w:rsidRPr="00A26D23" w:rsidRDefault="002B3780">
            <w:pPr>
              <w:widowControl w:val="0"/>
              <w:spacing w:line="240" w:lineRule="auto"/>
              <w:rPr>
                <w:b/>
                <w:bCs/>
              </w:rPr>
            </w:pPr>
            <w:r w:rsidRPr="00A26D23">
              <w:rPr>
                <w:b/>
                <w:bCs/>
              </w:rPr>
              <w:t>0.</w:t>
            </w:r>
            <w:r w:rsidR="00114465" w:rsidRPr="00A26D23">
              <w:rPr>
                <w:b/>
                <w:bCs/>
              </w:rPr>
              <w:t>09</w:t>
            </w:r>
          </w:p>
        </w:tc>
      </w:tr>
      <w:tr w:rsidR="00A27F45" w14:paraId="681DEA6B" w14:textId="77777777" w:rsidTr="00A26D23">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B339F8" w14:textId="77777777" w:rsidR="00A27F45" w:rsidRPr="00A26D23" w:rsidRDefault="002B3780">
            <w:pPr>
              <w:widowControl w:val="0"/>
              <w:spacing w:line="240" w:lineRule="auto"/>
              <w:rPr>
                <w:b/>
                <w:bCs/>
              </w:rPr>
            </w:pPr>
            <w:r w:rsidRPr="00A26D23">
              <w:rPr>
                <w:b/>
                <w:bCs/>
              </w:rPr>
              <w:t>preSMA</w:t>
            </w:r>
          </w:p>
        </w:tc>
        <w:tc>
          <w:tcPr>
            <w:tcW w:w="1728" w:type="dxa"/>
            <w:tcMar>
              <w:top w:w="100" w:type="dxa"/>
              <w:left w:w="100" w:type="dxa"/>
              <w:bottom w:w="100" w:type="dxa"/>
              <w:right w:w="100" w:type="dxa"/>
            </w:tcMar>
          </w:tcPr>
          <w:p w14:paraId="30C3835C" w14:textId="3A0A5E3C" w:rsidR="00A27F45" w:rsidRPr="00A26D23" w:rsidRDefault="002B3780">
            <w:pPr>
              <w:widowControl w:val="0"/>
              <w:spacing w:line="240" w:lineRule="auto"/>
              <w:rPr>
                <w:b/>
                <w:bCs/>
              </w:rPr>
            </w:pPr>
            <w:r w:rsidRPr="00A26D23">
              <w:rPr>
                <w:b/>
                <w:bCs/>
              </w:rPr>
              <w:t>0.04</w:t>
            </w:r>
          </w:p>
        </w:tc>
        <w:tc>
          <w:tcPr>
            <w:tcW w:w="1728" w:type="dxa"/>
            <w:tcMar>
              <w:top w:w="100" w:type="dxa"/>
              <w:left w:w="100" w:type="dxa"/>
              <w:bottom w:w="100" w:type="dxa"/>
              <w:right w:w="100" w:type="dxa"/>
            </w:tcMar>
          </w:tcPr>
          <w:p w14:paraId="579336F7" w14:textId="7FE24F11" w:rsidR="00A27F45" w:rsidRPr="00A26D23" w:rsidRDefault="002B3780">
            <w:pPr>
              <w:widowControl w:val="0"/>
              <w:spacing w:line="240" w:lineRule="auto"/>
              <w:rPr>
                <w:b/>
                <w:bCs/>
              </w:rPr>
            </w:pPr>
            <w:r w:rsidRPr="00A26D23">
              <w:rPr>
                <w:b/>
                <w:bCs/>
              </w:rPr>
              <w:t>3.56</w:t>
            </w:r>
          </w:p>
        </w:tc>
        <w:tc>
          <w:tcPr>
            <w:tcW w:w="1728" w:type="dxa"/>
            <w:tcMar>
              <w:top w:w="100" w:type="dxa"/>
              <w:left w:w="100" w:type="dxa"/>
              <w:bottom w:w="100" w:type="dxa"/>
              <w:right w:w="100" w:type="dxa"/>
            </w:tcMar>
          </w:tcPr>
          <w:p w14:paraId="45B08AB4" w14:textId="5A6AF0CF" w:rsidR="00A27F45" w:rsidRPr="00A26D23" w:rsidRDefault="002B3780">
            <w:pPr>
              <w:widowControl w:val="0"/>
              <w:spacing w:line="240" w:lineRule="auto"/>
              <w:rPr>
                <w:b/>
                <w:bCs/>
              </w:rPr>
            </w:pPr>
            <w:r w:rsidRPr="00A26D23">
              <w:rPr>
                <w:b/>
                <w:bCs/>
              </w:rPr>
              <w:t>0.001</w:t>
            </w:r>
          </w:p>
        </w:tc>
        <w:tc>
          <w:tcPr>
            <w:tcW w:w="1728" w:type="dxa"/>
            <w:tcMar>
              <w:top w:w="100" w:type="dxa"/>
              <w:left w:w="100" w:type="dxa"/>
              <w:bottom w:w="100" w:type="dxa"/>
              <w:right w:w="100" w:type="dxa"/>
            </w:tcMar>
          </w:tcPr>
          <w:p w14:paraId="20C60797" w14:textId="6653317F" w:rsidR="00A27F45" w:rsidRPr="00A26D23" w:rsidRDefault="002B3780">
            <w:pPr>
              <w:widowControl w:val="0"/>
              <w:spacing w:line="240" w:lineRule="auto"/>
              <w:rPr>
                <w:b/>
                <w:bCs/>
              </w:rPr>
            </w:pPr>
            <w:r w:rsidRPr="00A26D23">
              <w:rPr>
                <w:b/>
                <w:bCs/>
              </w:rPr>
              <w:t>0.09</w:t>
            </w:r>
          </w:p>
        </w:tc>
      </w:tr>
    </w:tbl>
    <w:p w14:paraId="5EB6FE69" w14:textId="77777777" w:rsidR="00A27F45" w:rsidRDefault="002B3780">
      <w:pPr>
        <w:pStyle w:val="Heading2"/>
        <w:ind w:left="720"/>
      </w:pPr>
      <w:bookmarkStart w:id="159" w:name="_kesb4wkg7hpq" w:colFirst="0" w:colLast="0"/>
      <w:bookmarkEnd w:id="159"/>
      <w:r>
        <w:br w:type="page"/>
      </w:r>
    </w:p>
    <w:p w14:paraId="2D4ADF6F" w14:textId="77777777" w:rsidR="00A27F45" w:rsidRDefault="002B3780">
      <w:pPr>
        <w:pStyle w:val="Heading2"/>
        <w:ind w:left="720"/>
      </w:pPr>
      <w:bookmarkStart w:id="160" w:name="_3tg8nfhu0w1a" w:colFirst="0" w:colLast="0"/>
      <w:bookmarkEnd w:id="160"/>
      <w:r>
        <w:lastRenderedPageBreak/>
        <w:t>S3. Main effect of task across the seven ROIs:</w:t>
      </w:r>
    </w:p>
    <w:p w14:paraId="2C6A5E45" w14:textId="77777777" w:rsidR="00A27F45" w:rsidRDefault="002B3780">
      <w:pPr>
        <w:pStyle w:val="Heading3"/>
        <w:ind w:left="720"/>
      </w:pPr>
      <w:bookmarkStart w:id="161" w:name="_bjncughoc2uq" w:colFirst="0" w:colLast="0"/>
      <w:bookmarkEnd w:id="161"/>
      <w:r>
        <w:t>SPM:</w:t>
      </w:r>
    </w:p>
    <w:tbl>
      <w:tblPr>
        <w:tblStyle w:val="12"/>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2880"/>
        <w:gridCol w:w="2880"/>
      </w:tblGrid>
      <w:tr w:rsidR="00A27F45" w14:paraId="48DEB313"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AF58B5" w14:textId="77777777" w:rsidR="00A27F45" w:rsidRDefault="002B3780">
            <w:pPr>
              <w:widowControl w:val="0"/>
              <w:spacing w:line="240" w:lineRule="auto"/>
            </w:pPr>
            <w:r>
              <w:t>region</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EAD0D9" w14:textId="77777777" w:rsidR="00A27F45" w:rsidRDefault="002B3780">
            <w:pPr>
              <w:widowControl w:val="0"/>
              <w:spacing w:line="240" w:lineRule="auto"/>
            </w:pPr>
            <w:r>
              <w:t>F value</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5AFE69" w14:textId="77777777" w:rsidR="00A27F45" w:rsidRDefault="002B3780">
            <w:pPr>
              <w:widowControl w:val="0"/>
              <w:spacing w:line="240" w:lineRule="auto"/>
            </w:pPr>
            <w:r>
              <w:t>p value</w:t>
            </w:r>
          </w:p>
        </w:tc>
      </w:tr>
      <w:tr w:rsidR="00A27F45" w14:paraId="433CF41C"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8AAD5" w14:textId="77777777" w:rsidR="00A27F45" w:rsidRDefault="002B3780">
            <w:pPr>
              <w:widowControl w:val="0"/>
              <w:spacing w:line="240" w:lineRule="auto"/>
            </w:pPr>
            <w:r>
              <w:t>FPl</w:t>
            </w:r>
          </w:p>
        </w:tc>
        <w:tc>
          <w:tcPr>
            <w:tcW w:w="2880" w:type="dxa"/>
            <w:tcMar>
              <w:top w:w="100" w:type="dxa"/>
              <w:left w:w="100" w:type="dxa"/>
              <w:bottom w:w="100" w:type="dxa"/>
              <w:right w:w="100" w:type="dxa"/>
            </w:tcMar>
          </w:tcPr>
          <w:p w14:paraId="700E796E" w14:textId="49FAD888" w:rsidR="00A27F45" w:rsidRDefault="002B3780">
            <w:pPr>
              <w:widowControl w:val="0"/>
              <w:spacing w:line="240" w:lineRule="auto"/>
            </w:pPr>
            <w:r>
              <w:t>1.</w:t>
            </w:r>
            <w:r w:rsidR="00114465">
              <w:t>11</w:t>
            </w:r>
          </w:p>
        </w:tc>
        <w:tc>
          <w:tcPr>
            <w:tcW w:w="2880" w:type="dxa"/>
            <w:tcMar>
              <w:top w:w="100" w:type="dxa"/>
              <w:left w:w="100" w:type="dxa"/>
              <w:bottom w:w="100" w:type="dxa"/>
              <w:right w:w="100" w:type="dxa"/>
            </w:tcMar>
          </w:tcPr>
          <w:p w14:paraId="765558CF" w14:textId="3751B1F9" w:rsidR="00A27F45" w:rsidRDefault="002B3780">
            <w:pPr>
              <w:widowControl w:val="0"/>
              <w:spacing w:line="240" w:lineRule="auto"/>
            </w:pPr>
            <w:r>
              <w:t>0.</w:t>
            </w:r>
            <w:r w:rsidR="00114465">
              <w:t>34</w:t>
            </w:r>
          </w:p>
        </w:tc>
      </w:tr>
      <w:tr w:rsidR="00A27F45" w14:paraId="64D79F3C"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6DBA34" w14:textId="77777777" w:rsidR="00A27F45" w:rsidRDefault="002B3780">
            <w:pPr>
              <w:widowControl w:val="0"/>
              <w:spacing w:line="240" w:lineRule="auto"/>
            </w:pPr>
            <w:r>
              <w:t>FPm</w:t>
            </w:r>
          </w:p>
        </w:tc>
        <w:tc>
          <w:tcPr>
            <w:tcW w:w="2880" w:type="dxa"/>
            <w:tcMar>
              <w:top w:w="100" w:type="dxa"/>
              <w:left w:w="100" w:type="dxa"/>
              <w:bottom w:w="100" w:type="dxa"/>
              <w:right w:w="100" w:type="dxa"/>
            </w:tcMar>
          </w:tcPr>
          <w:p w14:paraId="508D232C" w14:textId="54256BC2" w:rsidR="00A27F45" w:rsidRDefault="002B3780">
            <w:pPr>
              <w:widowControl w:val="0"/>
              <w:spacing w:line="240" w:lineRule="auto"/>
            </w:pPr>
            <w:r>
              <w:t>0.97</w:t>
            </w:r>
          </w:p>
        </w:tc>
        <w:tc>
          <w:tcPr>
            <w:tcW w:w="2880" w:type="dxa"/>
            <w:tcMar>
              <w:top w:w="100" w:type="dxa"/>
              <w:left w:w="100" w:type="dxa"/>
              <w:bottom w:w="100" w:type="dxa"/>
              <w:right w:w="100" w:type="dxa"/>
            </w:tcMar>
          </w:tcPr>
          <w:p w14:paraId="518B375C" w14:textId="3AA3C433" w:rsidR="00A27F45" w:rsidRDefault="002B3780">
            <w:pPr>
              <w:widowControl w:val="0"/>
              <w:spacing w:line="240" w:lineRule="auto"/>
            </w:pPr>
            <w:r>
              <w:t>0.38</w:t>
            </w:r>
          </w:p>
        </w:tc>
      </w:tr>
      <w:tr w:rsidR="00A27F45" w14:paraId="3D146832"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4A055" w14:textId="77777777" w:rsidR="00A27F45" w:rsidRDefault="002B3780">
            <w:pPr>
              <w:widowControl w:val="0"/>
              <w:spacing w:line="240" w:lineRule="auto"/>
            </w:pPr>
            <w:r>
              <w:t>BA46</w:t>
            </w:r>
          </w:p>
        </w:tc>
        <w:tc>
          <w:tcPr>
            <w:tcW w:w="2880" w:type="dxa"/>
            <w:tcMar>
              <w:top w:w="100" w:type="dxa"/>
              <w:left w:w="100" w:type="dxa"/>
              <w:bottom w:w="100" w:type="dxa"/>
              <w:right w:w="100" w:type="dxa"/>
            </w:tcMar>
          </w:tcPr>
          <w:p w14:paraId="2F87A70F" w14:textId="37AAA062" w:rsidR="00A27F45" w:rsidRDefault="002B3780">
            <w:pPr>
              <w:widowControl w:val="0"/>
              <w:spacing w:line="240" w:lineRule="auto"/>
            </w:pPr>
            <w:r>
              <w:t>0.63</w:t>
            </w:r>
          </w:p>
        </w:tc>
        <w:tc>
          <w:tcPr>
            <w:tcW w:w="2880" w:type="dxa"/>
            <w:tcMar>
              <w:top w:w="100" w:type="dxa"/>
              <w:left w:w="100" w:type="dxa"/>
              <w:bottom w:w="100" w:type="dxa"/>
              <w:right w:w="100" w:type="dxa"/>
            </w:tcMar>
          </w:tcPr>
          <w:p w14:paraId="0220BD8C" w14:textId="27D7B0DC" w:rsidR="00A27F45" w:rsidRDefault="002B3780">
            <w:pPr>
              <w:widowControl w:val="0"/>
              <w:spacing w:line="240" w:lineRule="auto"/>
            </w:pPr>
            <w:r>
              <w:t>0.53</w:t>
            </w:r>
          </w:p>
        </w:tc>
      </w:tr>
      <w:tr w:rsidR="00A27F45" w14:paraId="64A17C5D"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EE12D1" w14:textId="77777777" w:rsidR="00A27F45" w:rsidRDefault="002B3780">
            <w:pPr>
              <w:widowControl w:val="0"/>
              <w:spacing w:line="240" w:lineRule="auto"/>
            </w:pPr>
            <w:r>
              <w:t>vmPFC</w:t>
            </w:r>
          </w:p>
        </w:tc>
        <w:tc>
          <w:tcPr>
            <w:tcW w:w="2880" w:type="dxa"/>
            <w:tcMar>
              <w:top w:w="100" w:type="dxa"/>
              <w:left w:w="100" w:type="dxa"/>
              <w:bottom w:w="100" w:type="dxa"/>
              <w:right w:w="100" w:type="dxa"/>
            </w:tcMar>
          </w:tcPr>
          <w:p w14:paraId="1254C5CD" w14:textId="18A8B8EC" w:rsidR="00A27F45" w:rsidRDefault="002B3780">
            <w:pPr>
              <w:widowControl w:val="0"/>
              <w:spacing w:line="240" w:lineRule="auto"/>
            </w:pPr>
            <w:r>
              <w:t>0.77</w:t>
            </w:r>
          </w:p>
        </w:tc>
        <w:tc>
          <w:tcPr>
            <w:tcW w:w="2880" w:type="dxa"/>
            <w:tcMar>
              <w:top w:w="100" w:type="dxa"/>
              <w:left w:w="100" w:type="dxa"/>
              <w:bottom w:w="100" w:type="dxa"/>
              <w:right w:w="100" w:type="dxa"/>
            </w:tcMar>
          </w:tcPr>
          <w:p w14:paraId="59351633" w14:textId="1BCAF6C6" w:rsidR="00A27F45" w:rsidRDefault="002B3780">
            <w:pPr>
              <w:widowControl w:val="0"/>
              <w:spacing w:line="240" w:lineRule="auto"/>
            </w:pPr>
            <w:r>
              <w:t>0.</w:t>
            </w:r>
            <w:r w:rsidR="0019669A">
              <w:t>47</w:t>
            </w:r>
          </w:p>
        </w:tc>
      </w:tr>
      <w:tr w:rsidR="00A27F45" w14:paraId="4BF4A971"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2CF3D3" w14:textId="77777777" w:rsidR="00A27F45" w:rsidRDefault="002B3780">
            <w:pPr>
              <w:widowControl w:val="0"/>
              <w:spacing w:line="240" w:lineRule="auto"/>
            </w:pPr>
            <w:r>
              <w:t>rTPJ</w:t>
            </w:r>
          </w:p>
        </w:tc>
        <w:tc>
          <w:tcPr>
            <w:tcW w:w="2880" w:type="dxa"/>
            <w:tcMar>
              <w:top w:w="100" w:type="dxa"/>
              <w:left w:w="100" w:type="dxa"/>
              <w:bottom w:w="100" w:type="dxa"/>
              <w:right w:w="100" w:type="dxa"/>
            </w:tcMar>
          </w:tcPr>
          <w:p w14:paraId="319298AE" w14:textId="5469D6E1" w:rsidR="00A27F45" w:rsidRDefault="002B3780">
            <w:pPr>
              <w:widowControl w:val="0"/>
              <w:spacing w:line="240" w:lineRule="auto"/>
            </w:pPr>
            <w:r>
              <w:t>0.45</w:t>
            </w:r>
          </w:p>
        </w:tc>
        <w:tc>
          <w:tcPr>
            <w:tcW w:w="2880" w:type="dxa"/>
            <w:tcMar>
              <w:top w:w="100" w:type="dxa"/>
              <w:left w:w="100" w:type="dxa"/>
              <w:bottom w:w="100" w:type="dxa"/>
              <w:right w:w="100" w:type="dxa"/>
            </w:tcMar>
          </w:tcPr>
          <w:p w14:paraId="5FF8196F" w14:textId="7B65647B" w:rsidR="00A27F45" w:rsidRDefault="002B3780">
            <w:pPr>
              <w:widowControl w:val="0"/>
              <w:spacing w:line="240" w:lineRule="auto"/>
            </w:pPr>
            <w:r>
              <w:t>0.</w:t>
            </w:r>
            <w:r w:rsidR="0019669A">
              <w:t>64</w:t>
            </w:r>
          </w:p>
        </w:tc>
      </w:tr>
      <w:tr w:rsidR="00A27F45" w14:paraId="17374B8B"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52008" w14:textId="77777777" w:rsidR="00A27F45" w:rsidRDefault="002B3780">
            <w:pPr>
              <w:widowControl w:val="0"/>
              <w:spacing w:line="240" w:lineRule="auto"/>
            </w:pPr>
            <w:r>
              <w:t>rSTS</w:t>
            </w:r>
          </w:p>
        </w:tc>
        <w:tc>
          <w:tcPr>
            <w:tcW w:w="2880" w:type="dxa"/>
            <w:tcMar>
              <w:top w:w="100" w:type="dxa"/>
              <w:left w:w="100" w:type="dxa"/>
              <w:bottom w:w="100" w:type="dxa"/>
              <w:right w:w="100" w:type="dxa"/>
            </w:tcMar>
          </w:tcPr>
          <w:p w14:paraId="397A8D6D" w14:textId="7BCCAE5A" w:rsidR="00A27F45" w:rsidRDefault="002B3780">
            <w:pPr>
              <w:widowControl w:val="0"/>
              <w:spacing w:line="240" w:lineRule="auto"/>
            </w:pPr>
            <w:r>
              <w:t>0.09</w:t>
            </w:r>
          </w:p>
        </w:tc>
        <w:tc>
          <w:tcPr>
            <w:tcW w:w="2880" w:type="dxa"/>
            <w:tcMar>
              <w:top w:w="100" w:type="dxa"/>
              <w:left w:w="100" w:type="dxa"/>
              <w:bottom w:w="100" w:type="dxa"/>
              <w:right w:w="100" w:type="dxa"/>
            </w:tcMar>
          </w:tcPr>
          <w:p w14:paraId="2D90631E" w14:textId="7649B3A5" w:rsidR="00A27F45" w:rsidRDefault="002B3780">
            <w:pPr>
              <w:widowControl w:val="0"/>
              <w:spacing w:line="240" w:lineRule="auto"/>
            </w:pPr>
            <w:r>
              <w:t>0.91</w:t>
            </w:r>
          </w:p>
        </w:tc>
      </w:tr>
      <w:tr w:rsidR="00A27F45" w14:paraId="70825655"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59DE93" w14:textId="77777777" w:rsidR="00A27F45" w:rsidRDefault="002B3780">
            <w:pPr>
              <w:widowControl w:val="0"/>
              <w:spacing w:line="240" w:lineRule="auto"/>
            </w:pPr>
            <w:r>
              <w:t>preSMA</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C8763" w14:textId="047DB203" w:rsidR="00A27F45" w:rsidRDefault="002B3780">
            <w:pPr>
              <w:widowControl w:val="0"/>
              <w:spacing w:line="240" w:lineRule="auto"/>
            </w:pPr>
            <w:r>
              <w:t>1.</w:t>
            </w:r>
            <w:r w:rsidR="00114465">
              <w:t>12</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A2E6EF" w14:textId="6522D44F" w:rsidR="00A27F45" w:rsidRDefault="002B3780">
            <w:pPr>
              <w:widowControl w:val="0"/>
              <w:spacing w:line="240" w:lineRule="auto"/>
            </w:pPr>
            <w:r>
              <w:t>0.33</w:t>
            </w:r>
          </w:p>
        </w:tc>
      </w:tr>
    </w:tbl>
    <w:p w14:paraId="5336F037" w14:textId="77777777" w:rsidR="00A27F45" w:rsidRDefault="00A27F45">
      <w:pPr>
        <w:ind w:left="720"/>
      </w:pPr>
    </w:p>
    <w:p w14:paraId="7DAA5933" w14:textId="77777777" w:rsidR="00A27F45" w:rsidRDefault="002B3780">
      <w:pPr>
        <w:pStyle w:val="Heading3"/>
        <w:ind w:left="720"/>
      </w:pPr>
      <w:bookmarkStart w:id="162" w:name="_c3zns7tc83hy" w:colFirst="0" w:colLast="0"/>
      <w:bookmarkEnd w:id="162"/>
      <w:r>
        <w:t>Categorical DM:</w:t>
      </w:r>
    </w:p>
    <w:tbl>
      <w:tblPr>
        <w:tblStyle w:val="11"/>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2880"/>
        <w:gridCol w:w="2880"/>
      </w:tblGrid>
      <w:tr w:rsidR="00A27F45" w14:paraId="2CCE7088"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2CF6F6" w14:textId="77777777" w:rsidR="00A27F45" w:rsidRDefault="002B3780">
            <w:pPr>
              <w:widowControl w:val="0"/>
              <w:spacing w:line="240" w:lineRule="auto"/>
            </w:pPr>
            <w:r>
              <w:t>region</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0AF18A" w14:textId="77777777" w:rsidR="00A27F45" w:rsidRDefault="002B3780">
            <w:pPr>
              <w:widowControl w:val="0"/>
              <w:spacing w:line="240" w:lineRule="auto"/>
            </w:pPr>
            <w:r>
              <w:t>F value</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1217C" w14:textId="0437D5E3" w:rsidR="00A27F45" w:rsidRDefault="0019669A">
            <w:pPr>
              <w:widowControl w:val="0"/>
              <w:spacing w:line="240" w:lineRule="auto"/>
            </w:pPr>
            <w:r>
              <w:t>p</w:t>
            </w:r>
            <w:r w:rsidR="002B3780">
              <w:t xml:space="preserve"> value</w:t>
            </w:r>
          </w:p>
        </w:tc>
      </w:tr>
      <w:tr w:rsidR="00A27F45" w14:paraId="1316E0E7"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BFED1F" w14:textId="77777777" w:rsidR="00A27F45" w:rsidRDefault="002B3780">
            <w:pPr>
              <w:widowControl w:val="0"/>
              <w:spacing w:line="240" w:lineRule="auto"/>
            </w:pPr>
            <w:r>
              <w:t>FPl</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F87E54" w14:textId="28778F9F" w:rsidR="00A27F45" w:rsidRDefault="002B3780">
            <w:pPr>
              <w:widowControl w:val="0"/>
              <w:spacing w:line="240" w:lineRule="auto"/>
            </w:pPr>
            <w:r>
              <w:t>0.07</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131B9B" w14:textId="0DCD9870" w:rsidR="00A27F45" w:rsidRDefault="002B3780">
            <w:pPr>
              <w:widowControl w:val="0"/>
              <w:spacing w:line="240" w:lineRule="auto"/>
            </w:pPr>
            <w:r>
              <w:t>0.</w:t>
            </w:r>
            <w:r w:rsidR="0019669A">
              <w:t>92</w:t>
            </w:r>
          </w:p>
        </w:tc>
      </w:tr>
      <w:tr w:rsidR="00A27F45" w14:paraId="2C51AD86"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EBE5B" w14:textId="77777777" w:rsidR="00A27F45" w:rsidRDefault="002B3780">
            <w:pPr>
              <w:widowControl w:val="0"/>
              <w:spacing w:line="240" w:lineRule="auto"/>
            </w:pPr>
            <w:r>
              <w:t>FPm</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998AFE" w14:textId="235DB3B7" w:rsidR="00A27F45" w:rsidRDefault="002B3780">
            <w:pPr>
              <w:widowControl w:val="0"/>
              <w:spacing w:line="240" w:lineRule="auto"/>
            </w:pPr>
            <w:r>
              <w:t>0.16</w:t>
            </w:r>
          </w:p>
        </w:tc>
        <w:tc>
          <w:tcPr>
            <w:tcW w:w="2880" w:type="dxa"/>
            <w:tcMar>
              <w:top w:w="100" w:type="dxa"/>
              <w:left w:w="100" w:type="dxa"/>
              <w:bottom w:w="100" w:type="dxa"/>
              <w:right w:w="100" w:type="dxa"/>
            </w:tcMar>
          </w:tcPr>
          <w:p w14:paraId="3475F556" w14:textId="5CC441B4" w:rsidR="00A27F45" w:rsidRDefault="002B3780">
            <w:pPr>
              <w:widowControl w:val="0"/>
              <w:spacing w:line="240" w:lineRule="auto"/>
            </w:pPr>
            <w:r>
              <w:t>0.</w:t>
            </w:r>
            <w:r w:rsidR="0019669A">
              <w:t>85</w:t>
            </w:r>
          </w:p>
        </w:tc>
      </w:tr>
      <w:tr w:rsidR="00A27F45" w14:paraId="3ED1044C"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7AB9E1" w14:textId="77777777" w:rsidR="00A27F45" w:rsidRDefault="002B3780">
            <w:pPr>
              <w:widowControl w:val="0"/>
              <w:spacing w:line="240" w:lineRule="auto"/>
            </w:pPr>
            <w:r>
              <w:t>BA46</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39E288" w14:textId="70198881" w:rsidR="00A27F45" w:rsidRDefault="002B3780">
            <w:pPr>
              <w:widowControl w:val="0"/>
              <w:spacing w:line="240" w:lineRule="auto"/>
            </w:pPr>
            <w:r>
              <w:t>0.62</w:t>
            </w:r>
          </w:p>
        </w:tc>
        <w:tc>
          <w:tcPr>
            <w:tcW w:w="2880" w:type="dxa"/>
            <w:tcMar>
              <w:top w:w="100" w:type="dxa"/>
              <w:left w:w="100" w:type="dxa"/>
              <w:bottom w:w="100" w:type="dxa"/>
              <w:right w:w="100" w:type="dxa"/>
            </w:tcMar>
          </w:tcPr>
          <w:p w14:paraId="5EB41D33" w14:textId="1E96AF35" w:rsidR="00A27F45" w:rsidRDefault="002B3780">
            <w:pPr>
              <w:widowControl w:val="0"/>
              <w:spacing w:line="240" w:lineRule="auto"/>
            </w:pPr>
            <w:r>
              <w:t>0.54</w:t>
            </w:r>
          </w:p>
        </w:tc>
      </w:tr>
      <w:tr w:rsidR="00A27F45" w14:paraId="5276B46E"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9EAF1F" w14:textId="77777777" w:rsidR="00A27F45" w:rsidRDefault="002B3780">
            <w:pPr>
              <w:widowControl w:val="0"/>
              <w:spacing w:line="240" w:lineRule="auto"/>
            </w:pPr>
            <w:r>
              <w:t>vmPFC</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B13E76" w14:textId="15CC3EED" w:rsidR="00A27F45" w:rsidRDefault="002B3780">
            <w:pPr>
              <w:widowControl w:val="0"/>
              <w:spacing w:line="240" w:lineRule="auto"/>
            </w:pPr>
            <w:r>
              <w:t>1.15</w:t>
            </w:r>
          </w:p>
        </w:tc>
        <w:tc>
          <w:tcPr>
            <w:tcW w:w="2880" w:type="dxa"/>
            <w:tcMar>
              <w:top w:w="100" w:type="dxa"/>
              <w:left w:w="100" w:type="dxa"/>
              <w:bottom w:w="100" w:type="dxa"/>
              <w:right w:w="100" w:type="dxa"/>
            </w:tcMar>
          </w:tcPr>
          <w:p w14:paraId="0FB5F4A2" w14:textId="5796C630" w:rsidR="00A27F45" w:rsidRDefault="002B3780">
            <w:pPr>
              <w:widowControl w:val="0"/>
              <w:spacing w:line="240" w:lineRule="auto"/>
            </w:pPr>
            <w:r>
              <w:t>0.32</w:t>
            </w:r>
          </w:p>
        </w:tc>
      </w:tr>
      <w:tr w:rsidR="00A27F45" w14:paraId="24B78B35"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4C80A" w14:textId="77777777" w:rsidR="00A27F45" w:rsidRDefault="002B3780">
            <w:pPr>
              <w:widowControl w:val="0"/>
              <w:spacing w:line="240" w:lineRule="auto"/>
            </w:pPr>
            <w:r>
              <w:t>rTPJ</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AE692" w14:textId="4E3E1333" w:rsidR="00A27F45" w:rsidRDefault="002B3780">
            <w:pPr>
              <w:widowControl w:val="0"/>
              <w:spacing w:line="240" w:lineRule="auto"/>
            </w:pPr>
            <w:r>
              <w:t>1.</w:t>
            </w:r>
            <w:r w:rsidR="0019669A">
              <w:t>07</w:t>
            </w:r>
          </w:p>
        </w:tc>
        <w:tc>
          <w:tcPr>
            <w:tcW w:w="2880" w:type="dxa"/>
            <w:tcMar>
              <w:top w:w="100" w:type="dxa"/>
              <w:left w:w="100" w:type="dxa"/>
              <w:bottom w:w="100" w:type="dxa"/>
              <w:right w:w="100" w:type="dxa"/>
            </w:tcMar>
          </w:tcPr>
          <w:p w14:paraId="5A5C5F0E" w14:textId="3E737DB8" w:rsidR="00A27F45" w:rsidRDefault="002B3780">
            <w:pPr>
              <w:widowControl w:val="0"/>
              <w:spacing w:line="240" w:lineRule="auto"/>
            </w:pPr>
            <w:r>
              <w:t>0.</w:t>
            </w:r>
            <w:r w:rsidR="0019669A">
              <w:t>35</w:t>
            </w:r>
          </w:p>
        </w:tc>
      </w:tr>
      <w:tr w:rsidR="00A27F45" w14:paraId="311CDCFB"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64320B" w14:textId="77777777" w:rsidR="00A27F45" w:rsidRDefault="002B3780">
            <w:pPr>
              <w:widowControl w:val="0"/>
              <w:spacing w:line="240" w:lineRule="auto"/>
            </w:pPr>
            <w:r>
              <w:t>rSTS</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095E8" w14:textId="6FAACEC9" w:rsidR="00A27F45" w:rsidRDefault="002B3780">
            <w:pPr>
              <w:widowControl w:val="0"/>
              <w:spacing w:line="240" w:lineRule="auto"/>
            </w:pPr>
            <w:r>
              <w:t>1.72</w:t>
            </w:r>
          </w:p>
        </w:tc>
        <w:tc>
          <w:tcPr>
            <w:tcW w:w="2880" w:type="dxa"/>
            <w:tcMar>
              <w:top w:w="100" w:type="dxa"/>
              <w:left w:w="100" w:type="dxa"/>
              <w:bottom w:w="100" w:type="dxa"/>
              <w:right w:w="100" w:type="dxa"/>
            </w:tcMar>
          </w:tcPr>
          <w:p w14:paraId="58E3AAD0" w14:textId="06CBF826" w:rsidR="00A27F45" w:rsidRDefault="002B3780">
            <w:pPr>
              <w:widowControl w:val="0"/>
              <w:spacing w:line="240" w:lineRule="auto"/>
            </w:pPr>
            <w:r>
              <w:t>0.</w:t>
            </w:r>
            <w:r w:rsidR="0019669A">
              <w:t>19</w:t>
            </w:r>
          </w:p>
        </w:tc>
      </w:tr>
      <w:tr w:rsidR="00A27F45" w14:paraId="0A5FD510"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666D8" w14:textId="77777777" w:rsidR="00A27F45" w:rsidRDefault="002B3780">
            <w:pPr>
              <w:widowControl w:val="0"/>
              <w:spacing w:line="240" w:lineRule="auto"/>
            </w:pPr>
            <w:r>
              <w:t>preSMA</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B44841" w14:textId="59FB787C" w:rsidR="00A27F45" w:rsidRDefault="002B3780">
            <w:pPr>
              <w:widowControl w:val="0"/>
              <w:spacing w:line="240" w:lineRule="auto"/>
            </w:pPr>
            <w:r>
              <w:t>0.</w:t>
            </w:r>
            <w:r w:rsidR="0019669A">
              <w:t>19</w:t>
            </w:r>
          </w:p>
        </w:tc>
        <w:tc>
          <w:tcPr>
            <w:tcW w:w="2880" w:type="dxa"/>
            <w:tcMar>
              <w:top w:w="100" w:type="dxa"/>
              <w:left w:w="100" w:type="dxa"/>
              <w:bottom w:w="100" w:type="dxa"/>
              <w:right w:w="100" w:type="dxa"/>
            </w:tcMar>
          </w:tcPr>
          <w:p w14:paraId="2B44D303" w14:textId="1F4A0D1B" w:rsidR="00A27F45" w:rsidRDefault="002B3780">
            <w:pPr>
              <w:widowControl w:val="0"/>
              <w:spacing w:line="240" w:lineRule="auto"/>
            </w:pPr>
            <w:r>
              <w:t>0.</w:t>
            </w:r>
            <w:r w:rsidR="0019669A">
              <w:t>83</w:t>
            </w:r>
          </w:p>
        </w:tc>
      </w:tr>
    </w:tbl>
    <w:p w14:paraId="197D786B" w14:textId="77777777" w:rsidR="00A27F45" w:rsidRDefault="002B3780">
      <w:pPr>
        <w:ind w:left="720"/>
      </w:pPr>
      <w:r>
        <w:br w:type="page"/>
      </w:r>
    </w:p>
    <w:p w14:paraId="7D815DC9" w14:textId="77777777" w:rsidR="00A27F45" w:rsidRDefault="002B3780">
      <w:pPr>
        <w:pStyle w:val="Heading2"/>
        <w:ind w:left="720"/>
      </w:pPr>
      <w:bookmarkStart w:id="163" w:name="_p5yjtpo10kwb" w:colFirst="0" w:colLast="0"/>
      <w:bookmarkEnd w:id="163"/>
      <w:r>
        <w:lastRenderedPageBreak/>
        <w:t>S4. Interaction between task and linear effect of confidence across the seven ROIs:</w:t>
      </w:r>
    </w:p>
    <w:p w14:paraId="66F7DBB5" w14:textId="77777777" w:rsidR="00A27F45" w:rsidRDefault="002B3780">
      <w:pPr>
        <w:pStyle w:val="Heading3"/>
        <w:ind w:left="720"/>
      </w:pPr>
      <w:bookmarkStart w:id="164" w:name="_5vaps0srx9yj" w:colFirst="0" w:colLast="0"/>
      <w:bookmarkEnd w:id="164"/>
      <w:r>
        <w:t>SPM:</w:t>
      </w:r>
    </w:p>
    <w:tbl>
      <w:tblPr>
        <w:tblStyle w:val="1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2880"/>
        <w:gridCol w:w="2880"/>
      </w:tblGrid>
      <w:tr w:rsidR="00A27F45" w14:paraId="17DB559D"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B499FA" w14:textId="77777777" w:rsidR="00A27F45" w:rsidRDefault="002B3780">
            <w:pPr>
              <w:widowControl w:val="0"/>
              <w:spacing w:line="240" w:lineRule="auto"/>
            </w:pPr>
            <w:r>
              <w:t>region</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83E2E4" w14:textId="77777777" w:rsidR="00A27F45" w:rsidRDefault="002B3780">
            <w:pPr>
              <w:widowControl w:val="0"/>
              <w:spacing w:line="240" w:lineRule="auto"/>
            </w:pPr>
            <w:r>
              <w:t>F value</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A3FAD9" w14:textId="77777777" w:rsidR="00A27F45" w:rsidRDefault="002B3780">
            <w:pPr>
              <w:widowControl w:val="0"/>
              <w:spacing w:line="240" w:lineRule="auto"/>
            </w:pPr>
            <w:r>
              <w:t>p value</w:t>
            </w:r>
          </w:p>
        </w:tc>
      </w:tr>
      <w:tr w:rsidR="00A27F45" w14:paraId="1A1B001D"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702866" w14:textId="77777777" w:rsidR="00A27F45" w:rsidRDefault="002B3780">
            <w:pPr>
              <w:widowControl w:val="0"/>
              <w:spacing w:line="240" w:lineRule="auto"/>
            </w:pPr>
            <w:r>
              <w:t>FPl</w:t>
            </w:r>
          </w:p>
        </w:tc>
        <w:tc>
          <w:tcPr>
            <w:tcW w:w="2880" w:type="dxa"/>
            <w:tcMar>
              <w:top w:w="100" w:type="dxa"/>
              <w:left w:w="100" w:type="dxa"/>
              <w:bottom w:w="100" w:type="dxa"/>
              <w:right w:w="100" w:type="dxa"/>
            </w:tcMar>
          </w:tcPr>
          <w:p w14:paraId="6DCAAC04" w14:textId="7839E60F" w:rsidR="00A27F45" w:rsidRDefault="002B3780">
            <w:pPr>
              <w:widowControl w:val="0"/>
              <w:spacing w:line="240" w:lineRule="auto"/>
            </w:pPr>
            <w:r>
              <w:t>0.</w:t>
            </w:r>
            <w:r w:rsidR="0019669A">
              <w:t>77</w:t>
            </w:r>
          </w:p>
        </w:tc>
        <w:tc>
          <w:tcPr>
            <w:tcW w:w="2880" w:type="dxa"/>
            <w:tcMar>
              <w:top w:w="100" w:type="dxa"/>
              <w:left w:w="100" w:type="dxa"/>
              <w:bottom w:w="100" w:type="dxa"/>
              <w:right w:w="100" w:type="dxa"/>
            </w:tcMar>
          </w:tcPr>
          <w:p w14:paraId="133602ED" w14:textId="603BC87B" w:rsidR="00A27F45" w:rsidRDefault="002B3780">
            <w:pPr>
              <w:widowControl w:val="0"/>
              <w:spacing w:line="240" w:lineRule="auto"/>
            </w:pPr>
            <w:r>
              <w:t>0.</w:t>
            </w:r>
            <w:r w:rsidR="0019669A">
              <w:t>47</w:t>
            </w:r>
          </w:p>
        </w:tc>
      </w:tr>
      <w:tr w:rsidR="00A27F45" w14:paraId="1148E24C"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E00CFD" w14:textId="77777777" w:rsidR="00A27F45" w:rsidRDefault="002B3780">
            <w:pPr>
              <w:widowControl w:val="0"/>
              <w:spacing w:line="240" w:lineRule="auto"/>
            </w:pPr>
            <w:r>
              <w:t>FPm</w:t>
            </w:r>
          </w:p>
        </w:tc>
        <w:tc>
          <w:tcPr>
            <w:tcW w:w="2880" w:type="dxa"/>
            <w:tcMar>
              <w:top w:w="100" w:type="dxa"/>
              <w:left w:w="100" w:type="dxa"/>
              <w:bottom w:w="100" w:type="dxa"/>
              <w:right w:w="100" w:type="dxa"/>
            </w:tcMar>
          </w:tcPr>
          <w:p w14:paraId="665EFF14" w14:textId="7086FA69" w:rsidR="00A27F45" w:rsidRDefault="002B3780">
            <w:pPr>
              <w:widowControl w:val="0"/>
              <w:spacing w:line="240" w:lineRule="auto"/>
            </w:pPr>
            <w:r>
              <w:t>0.</w:t>
            </w:r>
            <w:r w:rsidR="0019669A">
              <w:t>22</w:t>
            </w:r>
          </w:p>
        </w:tc>
        <w:tc>
          <w:tcPr>
            <w:tcW w:w="2880" w:type="dxa"/>
            <w:tcMar>
              <w:top w:w="100" w:type="dxa"/>
              <w:left w:w="100" w:type="dxa"/>
              <w:bottom w:w="100" w:type="dxa"/>
              <w:right w:w="100" w:type="dxa"/>
            </w:tcMar>
          </w:tcPr>
          <w:p w14:paraId="656C92CE" w14:textId="05418549" w:rsidR="00A27F45" w:rsidRDefault="002B3780">
            <w:pPr>
              <w:widowControl w:val="0"/>
              <w:spacing w:line="240" w:lineRule="auto"/>
            </w:pPr>
            <w:r>
              <w:t>0.</w:t>
            </w:r>
            <w:r w:rsidR="0019669A">
              <w:t>81</w:t>
            </w:r>
          </w:p>
        </w:tc>
      </w:tr>
      <w:tr w:rsidR="00A27F45" w14:paraId="5451DEA7"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1E41F2" w14:textId="77777777" w:rsidR="00A27F45" w:rsidRDefault="002B3780">
            <w:pPr>
              <w:widowControl w:val="0"/>
              <w:spacing w:line="240" w:lineRule="auto"/>
            </w:pPr>
            <w:r>
              <w:t>BA46</w:t>
            </w:r>
          </w:p>
        </w:tc>
        <w:tc>
          <w:tcPr>
            <w:tcW w:w="2880" w:type="dxa"/>
            <w:tcMar>
              <w:top w:w="100" w:type="dxa"/>
              <w:left w:w="100" w:type="dxa"/>
              <w:bottom w:w="100" w:type="dxa"/>
              <w:right w:w="100" w:type="dxa"/>
            </w:tcMar>
          </w:tcPr>
          <w:p w14:paraId="07D4AD92" w14:textId="3DA2EDCD" w:rsidR="00A27F45" w:rsidRDefault="002B3780">
            <w:pPr>
              <w:widowControl w:val="0"/>
              <w:spacing w:line="240" w:lineRule="auto"/>
            </w:pPr>
            <w:r>
              <w:t>0.</w:t>
            </w:r>
            <w:r w:rsidR="0019669A">
              <w:t>77</w:t>
            </w:r>
          </w:p>
        </w:tc>
        <w:tc>
          <w:tcPr>
            <w:tcW w:w="2880" w:type="dxa"/>
            <w:tcMar>
              <w:top w:w="100" w:type="dxa"/>
              <w:left w:w="100" w:type="dxa"/>
              <w:bottom w:w="100" w:type="dxa"/>
              <w:right w:w="100" w:type="dxa"/>
            </w:tcMar>
          </w:tcPr>
          <w:p w14:paraId="0513668D" w14:textId="2E89B8BA" w:rsidR="00A27F45" w:rsidRDefault="002B3780">
            <w:pPr>
              <w:widowControl w:val="0"/>
              <w:spacing w:line="240" w:lineRule="auto"/>
            </w:pPr>
            <w:r>
              <w:t>0.</w:t>
            </w:r>
            <w:r w:rsidR="0019669A">
              <w:t>47</w:t>
            </w:r>
          </w:p>
        </w:tc>
      </w:tr>
      <w:tr w:rsidR="00A27F45" w14:paraId="7B56F9E8"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D785AE" w14:textId="77777777" w:rsidR="00A27F45" w:rsidRDefault="002B3780">
            <w:pPr>
              <w:widowControl w:val="0"/>
              <w:spacing w:line="240" w:lineRule="auto"/>
            </w:pPr>
            <w:r>
              <w:t>vmPFC</w:t>
            </w:r>
          </w:p>
        </w:tc>
        <w:tc>
          <w:tcPr>
            <w:tcW w:w="2880" w:type="dxa"/>
            <w:tcMar>
              <w:top w:w="100" w:type="dxa"/>
              <w:left w:w="100" w:type="dxa"/>
              <w:bottom w:w="100" w:type="dxa"/>
              <w:right w:w="100" w:type="dxa"/>
            </w:tcMar>
          </w:tcPr>
          <w:p w14:paraId="5E305C52" w14:textId="74807695" w:rsidR="00A27F45" w:rsidRDefault="002B3780">
            <w:pPr>
              <w:widowControl w:val="0"/>
              <w:spacing w:line="240" w:lineRule="auto"/>
            </w:pPr>
            <w:r>
              <w:t>0.</w:t>
            </w:r>
            <w:r w:rsidR="0019669A">
              <w:t>60</w:t>
            </w:r>
          </w:p>
        </w:tc>
        <w:tc>
          <w:tcPr>
            <w:tcW w:w="2880" w:type="dxa"/>
            <w:tcMar>
              <w:top w:w="100" w:type="dxa"/>
              <w:left w:w="100" w:type="dxa"/>
              <w:bottom w:w="100" w:type="dxa"/>
              <w:right w:w="100" w:type="dxa"/>
            </w:tcMar>
          </w:tcPr>
          <w:p w14:paraId="00529627" w14:textId="7F52291D" w:rsidR="00A27F45" w:rsidRDefault="002B3780">
            <w:pPr>
              <w:widowControl w:val="0"/>
              <w:spacing w:line="240" w:lineRule="auto"/>
            </w:pPr>
            <w:r>
              <w:t>0.</w:t>
            </w:r>
            <w:r w:rsidR="0019669A">
              <w:t>55=</w:t>
            </w:r>
          </w:p>
        </w:tc>
      </w:tr>
      <w:tr w:rsidR="00A27F45" w14:paraId="1B4350ED"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BE2BC6" w14:textId="77777777" w:rsidR="00A27F45" w:rsidRDefault="002B3780">
            <w:pPr>
              <w:widowControl w:val="0"/>
              <w:spacing w:line="240" w:lineRule="auto"/>
            </w:pPr>
            <w:r>
              <w:t>rTPJ</w:t>
            </w:r>
          </w:p>
        </w:tc>
        <w:tc>
          <w:tcPr>
            <w:tcW w:w="2880" w:type="dxa"/>
            <w:tcMar>
              <w:top w:w="100" w:type="dxa"/>
              <w:left w:w="100" w:type="dxa"/>
              <w:bottom w:w="100" w:type="dxa"/>
              <w:right w:w="100" w:type="dxa"/>
            </w:tcMar>
          </w:tcPr>
          <w:p w14:paraId="64A221C5" w14:textId="0E002876" w:rsidR="00A27F45" w:rsidRDefault="002B3780">
            <w:pPr>
              <w:widowControl w:val="0"/>
              <w:spacing w:line="240" w:lineRule="auto"/>
            </w:pPr>
            <w:r>
              <w:t>1.21</w:t>
            </w:r>
          </w:p>
        </w:tc>
        <w:tc>
          <w:tcPr>
            <w:tcW w:w="2880" w:type="dxa"/>
            <w:tcMar>
              <w:top w:w="100" w:type="dxa"/>
              <w:left w:w="100" w:type="dxa"/>
              <w:bottom w:w="100" w:type="dxa"/>
              <w:right w:w="100" w:type="dxa"/>
            </w:tcMar>
          </w:tcPr>
          <w:p w14:paraId="3AF67069" w14:textId="371CF223" w:rsidR="00A27F45" w:rsidRDefault="002B3780">
            <w:pPr>
              <w:widowControl w:val="0"/>
              <w:spacing w:line="240" w:lineRule="auto"/>
            </w:pPr>
            <w:r>
              <w:t>0.30</w:t>
            </w:r>
          </w:p>
        </w:tc>
      </w:tr>
      <w:tr w:rsidR="00A27F45" w14:paraId="18A3B4D9"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845357" w14:textId="77777777" w:rsidR="00A27F45" w:rsidRDefault="002B3780">
            <w:pPr>
              <w:widowControl w:val="0"/>
              <w:spacing w:line="240" w:lineRule="auto"/>
            </w:pPr>
            <w:r>
              <w:t>rSTS</w:t>
            </w:r>
          </w:p>
        </w:tc>
        <w:tc>
          <w:tcPr>
            <w:tcW w:w="2880" w:type="dxa"/>
            <w:tcMar>
              <w:top w:w="100" w:type="dxa"/>
              <w:left w:w="100" w:type="dxa"/>
              <w:bottom w:w="100" w:type="dxa"/>
              <w:right w:w="100" w:type="dxa"/>
            </w:tcMar>
          </w:tcPr>
          <w:p w14:paraId="6F7DEFC4" w14:textId="6C81F630" w:rsidR="00A27F45" w:rsidRDefault="002B3780">
            <w:pPr>
              <w:widowControl w:val="0"/>
              <w:spacing w:line="240" w:lineRule="auto"/>
            </w:pPr>
            <w:r>
              <w:t>0.</w:t>
            </w:r>
            <w:r w:rsidR="0019669A">
              <w:t>43</w:t>
            </w:r>
          </w:p>
        </w:tc>
        <w:tc>
          <w:tcPr>
            <w:tcW w:w="2880" w:type="dxa"/>
            <w:tcMar>
              <w:top w:w="100" w:type="dxa"/>
              <w:left w:w="100" w:type="dxa"/>
              <w:bottom w:w="100" w:type="dxa"/>
              <w:right w:w="100" w:type="dxa"/>
            </w:tcMar>
          </w:tcPr>
          <w:p w14:paraId="4D643720" w14:textId="50CE8899" w:rsidR="00A27F45" w:rsidRDefault="002B3780">
            <w:pPr>
              <w:widowControl w:val="0"/>
              <w:spacing w:line="240" w:lineRule="auto"/>
            </w:pPr>
            <w:r>
              <w:t>0.65</w:t>
            </w:r>
          </w:p>
        </w:tc>
      </w:tr>
      <w:tr w:rsidR="00A27F45" w14:paraId="10BF0538"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DA3B9" w14:textId="77777777" w:rsidR="00A27F45" w:rsidRDefault="002B3780">
            <w:pPr>
              <w:widowControl w:val="0"/>
              <w:spacing w:line="240" w:lineRule="auto"/>
            </w:pPr>
            <w:r>
              <w:t>preSMA</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EE792" w14:textId="1E5B247C" w:rsidR="00A27F45" w:rsidRDefault="002B3780">
            <w:pPr>
              <w:widowControl w:val="0"/>
              <w:spacing w:line="240" w:lineRule="auto"/>
            </w:pPr>
            <w:r>
              <w:t>0.</w:t>
            </w:r>
            <w:r w:rsidR="0019669A">
              <w:t>01</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E68D13" w14:textId="299366CA" w:rsidR="00A27F45" w:rsidRDefault="002B3780">
            <w:pPr>
              <w:widowControl w:val="0"/>
              <w:spacing w:line="240" w:lineRule="auto"/>
            </w:pPr>
            <w:r>
              <w:t>0.99</w:t>
            </w:r>
          </w:p>
        </w:tc>
      </w:tr>
    </w:tbl>
    <w:p w14:paraId="0B37FDCE" w14:textId="77777777" w:rsidR="00A27F45" w:rsidRDefault="002B3780">
      <w:pPr>
        <w:pStyle w:val="Heading3"/>
        <w:ind w:left="720"/>
      </w:pPr>
      <w:bookmarkStart w:id="165" w:name="_usd6lhk8qnl1" w:colFirst="0" w:colLast="0"/>
      <w:bookmarkEnd w:id="165"/>
      <w:r>
        <w:t>Categorical DM:</w:t>
      </w:r>
    </w:p>
    <w:tbl>
      <w:tblPr>
        <w:tblStyle w:val="9"/>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2880"/>
        <w:gridCol w:w="2880"/>
      </w:tblGrid>
      <w:tr w:rsidR="00A27F45" w14:paraId="3AD44F55"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106DBF" w14:textId="77777777" w:rsidR="00A27F45" w:rsidRDefault="002B3780">
            <w:pPr>
              <w:widowControl w:val="0"/>
              <w:spacing w:line="240" w:lineRule="auto"/>
            </w:pPr>
            <w:r>
              <w:t>region</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F3524" w14:textId="77777777" w:rsidR="00A27F45" w:rsidRDefault="002B3780">
            <w:pPr>
              <w:widowControl w:val="0"/>
              <w:spacing w:line="240" w:lineRule="auto"/>
            </w:pPr>
            <w:r>
              <w:t>F value</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B6908E" w14:textId="77777777" w:rsidR="00A27F45" w:rsidRDefault="002B3780">
            <w:pPr>
              <w:widowControl w:val="0"/>
              <w:spacing w:line="240" w:lineRule="auto"/>
            </w:pPr>
            <w:r>
              <w:t>p value</w:t>
            </w:r>
          </w:p>
        </w:tc>
      </w:tr>
      <w:tr w:rsidR="00A27F45" w14:paraId="75AEBA88"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F44F1C" w14:textId="77777777" w:rsidR="00A27F45" w:rsidRDefault="002B3780">
            <w:pPr>
              <w:widowControl w:val="0"/>
              <w:spacing w:line="240" w:lineRule="auto"/>
            </w:pPr>
            <w:r>
              <w:t>FPl</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8BE035" w14:textId="16DB20A3" w:rsidR="00A27F45" w:rsidRDefault="002B3780">
            <w:pPr>
              <w:widowControl w:val="0"/>
              <w:spacing w:line="240" w:lineRule="auto"/>
            </w:pPr>
            <w:r>
              <w:t>0.14</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50E9F" w14:textId="6F7FCB1A" w:rsidR="00A27F45" w:rsidRDefault="002B3780">
            <w:pPr>
              <w:widowControl w:val="0"/>
              <w:spacing w:line="240" w:lineRule="auto"/>
            </w:pPr>
            <w:r>
              <w:t>0.</w:t>
            </w:r>
            <w:r w:rsidR="0019669A">
              <w:t>87</w:t>
            </w:r>
          </w:p>
        </w:tc>
      </w:tr>
      <w:tr w:rsidR="00A27F45" w14:paraId="013593AC"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36EC44" w14:textId="77777777" w:rsidR="00A27F45" w:rsidRDefault="002B3780">
            <w:pPr>
              <w:widowControl w:val="0"/>
              <w:spacing w:line="240" w:lineRule="auto"/>
            </w:pPr>
            <w:r>
              <w:t>FPm</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2C618" w14:textId="149FA600" w:rsidR="00A27F45" w:rsidRDefault="002B3780">
            <w:pPr>
              <w:widowControl w:val="0"/>
              <w:spacing w:line="240" w:lineRule="auto"/>
            </w:pPr>
            <w:r>
              <w:t>1.</w:t>
            </w:r>
            <w:r w:rsidR="0019669A">
              <w:t>73</w:t>
            </w:r>
          </w:p>
        </w:tc>
        <w:tc>
          <w:tcPr>
            <w:tcW w:w="2880" w:type="dxa"/>
            <w:tcMar>
              <w:top w:w="100" w:type="dxa"/>
              <w:left w:w="100" w:type="dxa"/>
              <w:bottom w:w="100" w:type="dxa"/>
              <w:right w:w="100" w:type="dxa"/>
            </w:tcMar>
          </w:tcPr>
          <w:p w14:paraId="0C4654F3" w14:textId="4BB003B9" w:rsidR="00A27F45" w:rsidRDefault="002B3780">
            <w:pPr>
              <w:widowControl w:val="0"/>
              <w:spacing w:line="240" w:lineRule="auto"/>
            </w:pPr>
            <w:r>
              <w:t>0.18</w:t>
            </w:r>
          </w:p>
        </w:tc>
      </w:tr>
      <w:tr w:rsidR="00A27F45" w14:paraId="057166DA"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6ED318" w14:textId="77777777" w:rsidR="00A27F45" w:rsidRDefault="002B3780">
            <w:pPr>
              <w:widowControl w:val="0"/>
              <w:spacing w:line="240" w:lineRule="auto"/>
            </w:pPr>
            <w:r>
              <w:t>BA46</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546F7" w14:textId="3A8BB31D" w:rsidR="00A27F45" w:rsidRDefault="002B3780">
            <w:pPr>
              <w:widowControl w:val="0"/>
              <w:spacing w:line="240" w:lineRule="auto"/>
            </w:pPr>
            <w:r>
              <w:t>0.</w:t>
            </w:r>
            <w:r w:rsidR="0019669A">
              <w:t>21</w:t>
            </w:r>
          </w:p>
        </w:tc>
        <w:tc>
          <w:tcPr>
            <w:tcW w:w="2880" w:type="dxa"/>
            <w:tcMar>
              <w:top w:w="100" w:type="dxa"/>
              <w:left w:w="100" w:type="dxa"/>
              <w:bottom w:w="100" w:type="dxa"/>
              <w:right w:w="100" w:type="dxa"/>
            </w:tcMar>
          </w:tcPr>
          <w:p w14:paraId="34A051DD" w14:textId="1C633063" w:rsidR="00A27F45" w:rsidRDefault="002B3780">
            <w:pPr>
              <w:widowControl w:val="0"/>
              <w:spacing w:line="240" w:lineRule="auto"/>
            </w:pPr>
            <w:r>
              <w:t>0.81</w:t>
            </w:r>
          </w:p>
        </w:tc>
      </w:tr>
      <w:tr w:rsidR="00A27F45" w14:paraId="7E0B174E"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36B52" w14:textId="77777777" w:rsidR="00A27F45" w:rsidRDefault="002B3780">
            <w:pPr>
              <w:widowControl w:val="0"/>
              <w:spacing w:line="240" w:lineRule="auto"/>
            </w:pPr>
            <w:r>
              <w:t>vmPFC</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B9167C" w14:textId="2443F911" w:rsidR="00A27F45" w:rsidRDefault="002B3780">
            <w:pPr>
              <w:widowControl w:val="0"/>
              <w:spacing w:line="240" w:lineRule="auto"/>
            </w:pPr>
            <w:r>
              <w:t>1.</w:t>
            </w:r>
            <w:r w:rsidR="0019669A">
              <w:t>15</w:t>
            </w:r>
          </w:p>
        </w:tc>
        <w:tc>
          <w:tcPr>
            <w:tcW w:w="2880" w:type="dxa"/>
            <w:tcMar>
              <w:top w:w="100" w:type="dxa"/>
              <w:left w:w="100" w:type="dxa"/>
              <w:bottom w:w="100" w:type="dxa"/>
              <w:right w:w="100" w:type="dxa"/>
            </w:tcMar>
          </w:tcPr>
          <w:p w14:paraId="2DA069E4" w14:textId="5EB6D65E" w:rsidR="00A27F45" w:rsidRDefault="002B3780">
            <w:pPr>
              <w:widowControl w:val="0"/>
              <w:spacing w:line="240" w:lineRule="auto"/>
            </w:pPr>
            <w:r>
              <w:t>0.32</w:t>
            </w:r>
          </w:p>
        </w:tc>
      </w:tr>
      <w:tr w:rsidR="00A27F45" w14:paraId="2E6D6CCB"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A167B" w14:textId="77777777" w:rsidR="00A27F45" w:rsidRDefault="002B3780">
            <w:pPr>
              <w:widowControl w:val="0"/>
              <w:spacing w:line="240" w:lineRule="auto"/>
            </w:pPr>
            <w:r>
              <w:t>rTPJ</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D2BFF" w14:textId="274AC225" w:rsidR="00A27F45" w:rsidRDefault="002B3780">
            <w:pPr>
              <w:widowControl w:val="0"/>
              <w:spacing w:line="240" w:lineRule="auto"/>
            </w:pPr>
            <w:r>
              <w:t>0.</w:t>
            </w:r>
            <w:r w:rsidR="0019669A">
              <w:t>45</w:t>
            </w:r>
          </w:p>
        </w:tc>
        <w:tc>
          <w:tcPr>
            <w:tcW w:w="2880" w:type="dxa"/>
            <w:tcMar>
              <w:top w:w="100" w:type="dxa"/>
              <w:left w:w="100" w:type="dxa"/>
              <w:bottom w:w="100" w:type="dxa"/>
              <w:right w:w="100" w:type="dxa"/>
            </w:tcMar>
          </w:tcPr>
          <w:p w14:paraId="38DDC222" w14:textId="7A06D1CA" w:rsidR="00A27F45" w:rsidRDefault="002B3780">
            <w:pPr>
              <w:widowControl w:val="0"/>
              <w:spacing w:line="240" w:lineRule="auto"/>
            </w:pPr>
            <w:r>
              <w:t>0.64</w:t>
            </w:r>
          </w:p>
        </w:tc>
      </w:tr>
      <w:tr w:rsidR="00A27F45" w14:paraId="79D814A7"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F36470" w14:textId="77777777" w:rsidR="00A27F45" w:rsidRDefault="002B3780">
            <w:pPr>
              <w:widowControl w:val="0"/>
              <w:spacing w:line="240" w:lineRule="auto"/>
            </w:pPr>
            <w:r>
              <w:t>rSTS</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60FB79" w14:textId="72AB361B" w:rsidR="00A27F45" w:rsidRDefault="002B3780">
            <w:pPr>
              <w:widowControl w:val="0"/>
              <w:spacing w:line="240" w:lineRule="auto"/>
            </w:pPr>
            <w:r>
              <w:t>0.</w:t>
            </w:r>
            <w:r w:rsidR="0019669A">
              <w:t>11</w:t>
            </w:r>
          </w:p>
        </w:tc>
        <w:tc>
          <w:tcPr>
            <w:tcW w:w="2880" w:type="dxa"/>
            <w:tcMar>
              <w:top w:w="100" w:type="dxa"/>
              <w:left w:w="100" w:type="dxa"/>
              <w:bottom w:w="100" w:type="dxa"/>
              <w:right w:w="100" w:type="dxa"/>
            </w:tcMar>
          </w:tcPr>
          <w:p w14:paraId="4D9C222E" w14:textId="2D47903D" w:rsidR="00A27F45" w:rsidRDefault="002B3780">
            <w:pPr>
              <w:widowControl w:val="0"/>
              <w:spacing w:line="240" w:lineRule="auto"/>
            </w:pPr>
            <w:r>
              <w:t>0.</w:t>
            </w:r>
            <w:r w:rsidR="0019669A">
              <w:t>90</w:t>
            </w:r>
          </w:p>
        </w:tc>
      </w:tr>
      <w:tr w:rsidR="00A27F45" w14:paraId="1FA50947"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D319E" w14:textId="77777777" w:rsidR="00A27F45" w:rsidRDefault="002B3780">
            <w:pPr>
              <w:widowControl w:val="0"/>
              <w:spacing w:line="240" w:lineRule="auto"/>
            </w:pPr>
            <w:r>
              <w:t>preSMA</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56A6B" w14:textId="2D753353" w:rsidR="00A27F45" w:rsidRDefault="002B3780">
            <w:pPr>
              <w:widowControl w:val="0"/>
              <w:spacing w:line="240" w:lineRule="auto"/>
            </w:pPr>
            <w:r>
              <w:t>0.</w:t>
            </w:r>
            <w:r w:rsidR="0019669A">
              <w:t>49</w:t>
            </w:r>
          </w:p>
        </w:tc>
        <w:tc>
          <w:tcPr>
            <w:tcW w:w="2880" w:type="dxa"/>
            <w:tcMar>
              <w:top w:w="100" w:type="dxa"/>
              <w:left w:w="100" w:type="dxa"/>
              <w:bottom w:w="100" w:type="dxa"/>
              <w:right w:w="100" w:type="dxa"/>
            </w:tcMar>
          </w:tcPr>
          <w:p w14:paraId="375053A1" w14:textId="043ED5B7" w:rsidR="00A27F45" w:rsidRDefault="002B3780">
            <w:pPr>
              <w:widowControl w:val="0"/>
              <w:spacing w:line="240" w:lineRule="auto"/>
            </w:pPr>
            <w:r>
              <w:t>0.</w:t>
            </w:r>
            <w:r w:rsidR="0019669A">
              <w:t>62</w:t>
            </w:r>
          </w:p>
        </w:tc>
      </w:tr>
    </w:tbl>
    <w:p w14:paraId="1961AEB4" w14:textId="77777777" w:rsidR="00A27F45" w:rsidRDefault="002B3780">
      <w:pPr>
        <w:ind w:left="720"/>
      </w:pPr>
      <w:r>
        <w:br w:type="page"/>
      </w:r>
    </w:p>
    <w:p w14:paraId="5377F4EC" w14:textId="77777777" w:rsidR="00A27F45" w:rsidRDefault="00A27F45">
      <w:pPr>
        <w:ind w:left="720"/>
      </w:pPr>
    </w:p>
    <w:p w14:paraId="3BFBF127" w14:textId="77777777" w:rsidR="00A27F45" w:rsidRDefault="002B3780">
      <w:pPr>
        <w:pStyle w:val="Heading2"/>
        <w:ind w:left="720"/>
      </w:pPr>
      <w:bookmarkStart w:id="166" w:name="_6hagj8q7riyu" w:colFirst="0" w:colLast="0"/>
      <w:bookmarkEnd w:id="166"/>
      <w:r>
        <w:t>S5. Interaction between task and quadratic effect of confidence across the seven ROIs:</w:t>
      </w:r>
    </w:p>
    <w:p w14:paraId="4B5F42D4" w14:textId="77777777" w:rsidR="00A27F45" w:rsidRDefault="002B3780">
      <w:pPr>
        <w:pStyle w:val="Heading3"/>
        <w:ind w:left="720"/>
      </w:pPr>
      <w:bookmarkStart w:id="167" w:name="_7oawsxwxsu6g" w:colFirst="0" w:colLast="0"/>
      <w:bookmarkEnd w:id="167"/>
      <w:r>
        <w:t>SPM:</w:t>
      </w:r>
    </w:p>
    <w:tbl>
      <w:tblPr>
        <w:tblStyle w:val="8"/>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2880"/>
        <w:gridCol w:w="2880"/>
      </w:tblGrid>
      <w:tr w:rsidR="00A27F45" w14:paraId="5EBB7526"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39ACE" w14:textId="77777777" w:rsidR="00A27F45" w:rsidRPr="002E4507" w:rsidRDefault="002B3780">
            <w:pPr>
              <w:widowControl w:val="0"/>
              <w:spacing w:line="240" w:lineRule="auto"/>
            </w:pPr>
            <w:r w:rsidRPr="002E4507">
              <w:t>region</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697DE" w14:textId="77777777" w:rsidR="00A27F45" w:rsidRPr="0019669A" w:rsidRDefault="002B3780">
            <w:pPr>
              <w:widowControl w:val="0"/>
              <w:spacing w:line="240" w:lineRule="auto"/>
            </w:pPr>
            <w:r w:rsidRPr="0019669A">
              <w:t>F value</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1D00FA" w14:textId="77777777" w:rsidR="00A27F45" w:rsidRPr="0019669A" w:rsidRDefault="002B3780">
            <w:pPr>
              <w:widowControl w:val="0"/>
              <w:spacing w:line="240" w:lineRule="auto"/>
            </w:pPr>
            <w:r w:rsidRPr="0019669A">
              <w:t>p value</w:t>
            </w:r>
          </w:p>
        </w:tc>
      </w:tr>
      <w:tr w:rsidR="00A27F45" w14:paraId="324EDC5F"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A1615" w14:textId="77777777" w:rsidR="00A27F45" w:rsidRPr="002E4507" w:rsidRDefault="002B3780">
            <w:pPr>
              <w:widowControl w:val="0"/>
              <w:spacing w:line="240" w:lineRule="auto"/>
            </w:pPr>
            <w:r w:rsidRPr="002E4507">
              <w:t>FPl</w:t>
            </w:r>
          </w:p>
        </w:tc>
        <w:tc>
          <w:tcPr>
            <w:tcW w:w="2880" w:type="dxa"/>
            <w:tcMar>
              <w:top w:w="100" w:type="dxa"/>
              <w:left w:w="100" w:type="dxa"/>
              <w:bottom w:w="100" w:type="dxa"/>
              <w:right w:w="100" w:type="dxa"/>
            </w:tcMar>
          </w:tcPr>
          <w:p w14:paraId="447E1751" w14:textId="799989CB" w:rsidR="00A27F45" w:rsidRPr="0019669A" w:rsidRDefault="002B3780">
            <w:pPr>
              <w:widowControl w:val="0"/>
              <w:spacing w:line="240" w:lineRule="auto"/>
            </w:pPr>
            <w:r w:rsidRPr="0019669A">
              <w:t>1.48</w:t>
            </w:r>
          </w:p>
        </w:tc>
        <w:tc>
          <w:tcPr>
            <w:tcW w:w="2880" w:type="dxa"/>
            <w:tcMar>
              <w:top w:w="100" w:type="dxa"/>
              <w:left w:w="100" w:type="dxa"/>
              <w:bottom w:w="100" w:type="dxa"/>
              <w:right w:w="100" w:type="dxa"/>
            </w:tcMar>
          </w:tcPr>
          <w:p w14:paraId="345169A6" w14:textId="1248396B" w:rsidR="00A27F45" w:rsidRPr="0019669A" w:rsidRDefault="002B3780">
            <w:pPr>
              <w:widowControl w:val="0"/>
              <w:spacing w:line="240" w:lineRule="auto"/>
            </w:pPr>
            <w:r w:rsidRPr="0019669A">
              <w:t>0.23</w:t>
            </w:r>
          </w:p>
        </w:tc>
      </w:tr>
      <w:tr w:rsidR="00A27F45" w14:paraId="68613E40"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6904E7" w14:textId="77777777" w:rsidR="00A27F45" w:rsidRPr="002E4507" w:rsidRDefault="002B3780">
            <w:pPr>
              <w:widowControl w:val="0"/>
              <w:spacing w:line="240" w:lineRule="auto"/>
            </w:pPr>
            <w:r w:rsidRPr="002E4507">
              <w:t>FPm</w:t>
            </w:r>
          </w:p>
        </w:tc>
        <w:tc>
          <w:tcPr>
            <w:tcW w:w="2880" w:type="dxa"/>
            <w:tcMar>
              <w:top w:w="100" w:type="dxa"/>
              <w:left w:w="100" w:type="dxa"/>
              <w:bottom w:w="100" w:type="dxa"/>
              <w:right w:w="100" w:type="dxa"/>
            </w:tcMar>
          </w:tcPr>
          <w:p w14:paraId="55EDC3F8" w14:textId="77CF7D55" w:rsidR="00A27F45" w:rsidRPr="0019669A" w:rsidRDefault="002B3780">
            <w:pPr>
              <w:widowControl w:val="0"/>
              <w:spacing w:line="240" w:lineRule="auto"/>
            </w:pPr>
            <w:r w:rsidRPr="0019669A">
              <w:t>1.</w:t>
            </w:r>
            <w:r w:rsidR="0019669A" w:rsidRPr="0019669A">
              <w:t>64</w:t>
            </w:r>
          </w:p>
        </w:tc>
        <w:tc>
          <w:tcPr>
            <w:tcW w:w="2880" w:type="dxa"/>
            <w:tcMar>
              <w:top w:w="100" w:type="dxa"/>
              <w:left w:w="100" w:type="dxa"/>
              <w:bottom w:w="100" w:type="dxa"/>
              <w:right w:w="100" w:type="dxa"/>
            </w:tcMar>
          </w:tcPr>
          <w:p w14:paraId="1D83E7D3" w14:textId="6E08204F" w:rsidR="00A27F45" w:rsidRPr="0019669A" w:rsidRDefault="002B3780">
            <w:pPr>
              <w:widowControl w:val="0"/>
              <w:spacing w:line="240" w:lineRule="auto"/>
            </w:pPr>
            <w:r w:rsidRPr="0019669A">
              <w:t>0.20</w:t>
            </w:r>
          </w:p>
        </w:tc>
      </w:tr>
      <w:tr w:rsidR="00A27F45" w14:paraId="275C1C2D"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E0AB8" w14:textId="77777777" w:rsidR="00A27F45" w:rsidRPr="002D7C74" w:rsidRDefault="002B3780">
            <w:pPr>
              <w:widowControl w:val="0"/>
              <w:spacing w:line="240" w:lineRule="auto"/>
              <w:rPr>
                <w:b/>
                <w:bCs/>
              </w:rPr>
            </w:pPr>
            <w:r w:rsidRPr="002D7C74">
              <w:rPr>
                <w:b/>
                <w:bCs/>
              </w:rPr>
              <w:t>BA46</w:t>
            </w:r>
          </w:p>
        </w:tc>
        <w:tc>
          <w:tcPr>
            <w:tcW w:w="2880" w:type="dxa"/>
            <w:tcMar>
              <w:top w:w="100" w:type="dxa"/>
              <w:left w:w="100" w:type="dxa"/>
              <w:bottom w:w="100" w:type="dxa"/>
              <w:right w:w="100" w:type="dxa"/>
            </w:tcMar>
          </w:tcPr>
          <w:p w14:paraId="4B0E1D25" w14:textId="48CC6F69" w:rsidR="00A27F45" w:rsidRPr="002D7C74" w:rsidRDefault="002B3780">
            <w:pPr>
              <w:widowControl w:val="0"/>
              <w:spacing w:line="240" w:lineRule="auto"/>
              <w:rPr>
                <w:b/>
                <w:bCs/>
              </w:rPr>
            </w:pPr>
            <w:r w:rsidRPr="002D7C74">
              <w:rPr>
                <w:b/>
                <w:bCs/>
              </w:rPr>
              <w:t>4.</w:t>
            </w:r>
            <w:r w:rsidR="0019669A" w:rsidRPr="002D7C74">
              <w:rPr>
                <w:b/>
                <w:bCs/>
              </w:rPr>
              <w:t>47</w:t>
            </w:r>
          </w:p>
        </w:tc>
        <w:tc>
          <w:tcPr>
            <w:tcW w:w="2880" w:type="dxa"/>
            <w:tcMar>
              <w:top w:w="100" w:type="dxa"/>
              <w:left w:w="100" w:type="dxa"/>
              <w:bottom w:w="100" w:type="dxa"/>
              <w:right w:w="100" w:type="dxa"/>
            </w:tcMar>
          </w:tcPr>
          <w:p w14:paraId="7780E848" w14:textId="65DADA98" w:rsidR="00A27F45" w:rsidRPr="002D7C74" w:rsidRDefault="002B3780">
            <w:pPr>
              <w:widowControl w:val="0"/>
              <w:spacing w:line="240" w:lineRule="auto"/>
              <w:rPr>
                <w:b/>
                <w:bCs/>
              </w:rPr>
            </w:pPr>
            <w:r w:rsidRPr="002D7C74">
              <w:rPr>
                <w:b/>
                <w:bCs/>
              </w:rPr>
              <w:t>0.</w:t>
            </w:r>
            <w:r w:rsidR="0019669A" w:rsidRPr="002D7C74">
              <w:rPr>
                <w:b/>
                <w:bCs/>
              </w:rPr>
              <w:t>02</w:t>
            </w:r>
          </w:p>
        </w:tc>
      </w:tr>
      <w:tr w:rsidR="00A27F45" w14:paraId="5249258D"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1B44E" w14:textId="77777777" w:rsidR="00A27F45" w:rsidRPr="002E4507" w:rsidRDefault="002B3780">
            <w:pPr>
              <w:widowControl w:val="0"/>
              <w:spacing w:line="240" w:lineRule="auto"/>
            </w:pPr>
            <w:r w:rsidRPr="002E4507">
              <w:t>vmPFC</w:t>
            </w:r>
          </w:p>
        </w:tc>
        <w:tc>
          <w:tcPr>
            <w:tcW w:w="2880" w:type="dxa"/>
            <w:tcMar>
              <w:top w:w="100" w:type="dxa"/>
              <w:left w:w="100" w:type="dxa"/>
              <w:bottom w:w="100" w:type="dxa"/>
              <w:right w:w="100" w:type="dxa"/>
            </w:tcMar>
          </w:tcPr>
          <w:p w14:paraId="235ED287" w14:textId="1800F60D" w:rsidR="00A27F45" w:rsidRPr="0019669A" w:rsidRDefault="002B3780">
            <w:pPr>
              <w:widowControl w:val="0"/>
              <w:spacing w:line="240" w:lineRule="auto"/>
            </w:pPr>
            <w:r w:rsidRPr="0019669A">
              <w:t>0.</w:t>
            </w:r>
            <w:r w:rsidR="0019669A" w:rsidRPr="0019669A">
              <w:t>59</w:t>
            </w:r>
          </w:p>
        </w:tc>
        <w:tc>
          <w:tcPr>
            <w:tcW w:w="2880" w:type="dxa"/>
            <w:tcMar>
              <w:top w:w="100" w:type="dxa"/>
              <w:left w:w="100" w:type="dxa"/>
              <w:bottom w:w="100" w:type="dxa"/>
              <w:right w:w="100" w:type="dxa"/>
            </w:tcMar>
          </w:tcPr>
          <w:p w14:paraId="07BF55BF" w14:textId="77EC1BB9" w:rsidR="00A27F45" w:rsidRPr="0019669A" w:rsidRDefault="002B3780">
            <w:pPr>
              <w:widowControl w:val="0"/>
              <w:spacing w:line="240" w:lineRule="auto"/>
            </w:pPr>
            <w:r w:rsidRPr="0019669A">
              <w:t>0.</w:t>
            </w:r>
            <w:r w:rsidR="0019669A" w:rsidRPr="0019669A">
              <w:t>56</w:t>
            </w:r>
          </w:p>
        </w:tc>
      </w:tr>
      <w:tr w:rsidR="00A27F45" w14:paraId="7214E1A5"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326FA8" w14:textId="77777777" w:rsidR="00A27F45" w:rsidRPr="002D7C74" w:rsidRDefault="002B3780">
            <w:pPr>
              <w:widowControl w:val="0"/>
              <w:spacing w:line="240" w:lineRule="auto"/>
            </w:pPr>
            <w:r w:rsidRPr="002D7C74">
              <w:t>rTPJ</w:t>
            </w:r>
          </w:p>
        </w:tc>
        <w:tc>
          <w:tcPr>
            <w:tcW w:w="2880" w:type="dxa"/>
            <w:tcMar>
              <w:top w:w="100" w:type="dxa"/>
              <w:left w:w="100" w:type="dxa"/>
              <w:bottom w:w="100" w:type="dxa"/>
              <w:right w:w="100" w:type="dxa"/>
            </w:tcMar>
          </w:tcPr>
          <w:p w14:paraId="38F26D47" w14:textId="37F08197" w:rsidR="00A27F45" w:rsidRPr="002D7C74" w:rsidRDefault="002B3780">
            <w:pPr>
              <w:widowControl w:val="0"/>
              <w:spacing w:line="240" w:lineRule="auto"/>
            </w:pPr>
            <w:r w:rsidRPr="002D7C74">
              <w:t>2.</w:t>
            </w:r>
            <w:r w:rsidR="0019669A" w:rsidRPr="002D7C74">
              <w:t>61</w:t>
            </w:r>
          </w:p>
        </w:tc>
        <w:tc>
          <w:tcPr>
            <w:tcW w:w="2880" w:type="dxa"/>
            <w:tcMar>
              <w:top w:w="100" w:type="dxa"/>
              <w:left w:w="100" w:type="dxa"/>
              <w:bottom w:w="100" w:type="dxa"/>
              <w:right w:w="100" w:type="dxa"/>
            </w:tcMar>
          </w:tcPr>
          <w:p w14:paraId="47571030" w14:textId="20A86196" w:rsidR="00A27F45" w:rsidRPr="002D7C74" w:rsidRDefault="002B3780">
            <w:pPr>
              <w:widowControl w:val="0"/>
              <w:spacing w:line="240" w:lineRule="auto"/>
            </w:pPr>
            <w:r w:rsidRPr="002D7C74">
              <w:t>0.08</w:t>
            </w:r>
          </w:p>
        </w:tc>
      </w:tr>
      <w:tr w:rsidR="00A27F45" w14:paraId="7DA2D0EA"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215979" w14:textId="77777777" w:rsidR="00A27F45" w:rsidRPr="002D7C74" w:rsidRDefault="002B3780">
            <w:pPr>
              <w:widowControl w:val="0"/>
              <w:spacing w:line="240" w:lineRule="auto"/>
              <w:rPr>
                <w:b/>
                <w:bCs/>
              </w:rPr>
            </w:pPr>
            <w:r w:rsidRPr="002D7C74">
              <w:rPr>
                <w:b/>
                <w:bCs/>
              </w:rPr>
              <w:t>rSTS</w:t>
            </w:r>
          </w:p>
        </w:tc>
        <w:tc>
          <w:tcPr>
            <w:tcW w:w="2880" w:type="dxa"/>
            <w:tcMar>
              <w:top w:w="100" w:type="dxa"/>
              <w:left w:w="100" w:type="dxa"/>
              <w:bottom w:w="100" w:type="dxa"/>
              <w:right w:w="100" w:type="dxa"/>
            </w:tcMar>
          </w:tcPr>
          <w:p w14:paraId="68724B66" w14:textId="76B48843" w:rsidR="00A27F45" w:rsidRPr="002D7C74" w:rsidRDefault="002B3780">
            <w:pPr>
              <w:widowControl w:val="0"/>
              <w:spacing w:line="240" w:lineRule="auto"/>
              <w:rPr>
                <w:b/>
                <w:bCs/>
              </w:rPr>
            </w:pPr>
            <w:r w:rsidRPr="002D7C74">
              <w:rPr>
                <w:b/>
                <w:bCs/>
              </w:rPr>
              <w:t>3.80</w:t>
            </w:r>
          </w:p>
        </w:tc>
        <w:tc>
          <w:tcPr>
            <w:tcW w:w="2880" w:type="dxa"/>
            <w:tcMar>
              <w:top w:w="100" w:type="dxa"/>
              <w:left w:w="100" w:type="dxa"/>
              <w:bottom w:w="100" w:type="dxa"/>
              <w:right w:w="100" w:type="dxa"/>
            </w:tcMar>
          </w:tcPr>
          <w:p w14:paraId="03C37D19" w14:textId="06DC6B34" w:rsidR="00A27F45" w:rsidRPr="002D7C74" w:rsidRDefault="002B3780">
            <w:pPr>
              <w:widowControl w:val="0"/>
              <w:spacing w:line="240" w:lineRule="auto"/>
              <w:rPr>
                <w:b/>
                <w:bCs/>
              </w:rPr>
            </w:pPr>
            <w:r w:rsidRPr="002D7C74">
              <w:rPr>
                <w:b/>
                <w:bCs/>
              </w:rPr>
              <w:t>0.</w:t>
            </w:r>
            <w:r w:rsidR="0019669A" w:rsidRPr="002D7C74">
              <w:rPr>
                <w:b/>
                <w:bCs/>
              </w:rPr>
              <w:t>03</w:t>
            </w:r>
          </w:p>
        </w:tc>
      </w:tr>
      <w:tr w:rsidR="00A27F45" w14:paraId="2CC8A10C"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5A0FC" w14:textId="77777777" w:rsidR="00A27F45" w:rsidRPr="002E4507" w:rsidRDefault="002B3780">
            <w:pPr>
              <w:widowControl w:val="0"/>
              <w:spacing w:line="240" w:lineRule="auto"/>
            </w:pPr>
            <w:r w:rsidRPr="002E4507">
              <w:t>preSMA</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6DC6AE" w14:textId="51095CEB" w:rsidR="00A27F45" w:rsidRPr="0019669A" w:rsidRDefault="002B3780">
            <w:pPr>
              <w:widowControl w:val="0"/>
              <w:spacing w:line="240" w:lineRule="auto"/>
            </w:pPr>
            <w:r w:rsidRPr="0019669A">
              <w:t>1.</w:t>
            </w:r>
            <w:r w:rsidR="0019669A" w:rsidRPr="0019669A">
              <w:t>33</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6BC099" w14:textId="6F3E7198" w:rsidR="00A27F45" w:rsidRPr="0019669A" w:rsidRDefault="002B3780">
            <w:pPr>
              <w:widowControl w:val="0"/>
              <w:spacing w:line="240" w:lineRule="auto"/>
            </w:pPr>
            <w:r w:rsidRPr="0019669A">
              <w:t>0.27</w:t>
            </w:r>
          </w:p>
        </w:tc>
      </w:tr>
    </w:tbl>
    <w:p w14:paraId="27D71FAE" w14:textId="77777777" w:rsidR="00A27F45" w:rsidRDefault="00A27F45">
      <w:pPr>
        <w:ind w:left="720"/>
      </w:pPr>
    </w:p>
    <w:p w14:paraId="02E71348" w14:textId="77777777" w:rsidR="00A27F45" w:rsidRDefault="002B3780">
      <w:pPr>
        <w:ind w:left="720"/>
      </w:pPr>
      <w:r>
        <w:rPr>
          <w:color w:val="434343"/>
          <w:sz w:val="28"/>
          <w:szCs w:val="28"/>
        </w:rPr>
        <w:t>Categorical DM:</w:t>
      </w:r>
    </w:p>
    <w:tbl>
      <w:tblPr>
        <w:tblStyle w:val="7"/>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2880"/>
        <w:gridCol w:w="2880"/>
      </w:tblGrid>
      <w:tr w:rsidR="00A27F45" w14:paraId="55B72EFD"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DB660D" w14:textId="77777777" w:rsidR="00A27F45" w:rsidRDefault="002B3780">
            <w:pPr>
              <w:widowControl w:val="0"/>
              <w:spacing w:line="240" w:lineRule="auto"/>
            </w:pPr>
            <w:r>
              <w:t>region</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70A11" w14:textId="77777777" w:rsidR="00A27F45" w:rsidRDefault="002B3780">
            <w:pPr>
              <w:widowControl w:val="0"/>
              <w:spacing w:line="240" w:lineRule="auto"/>
            </w:pPr>
            <w:r>
              <w:t>F value</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7A1CFF" w14:textId="77777777" w:rsidR="00A27F45" w:rsidRDefault="002B3780">
            <w:pPr>
              <w:widowControl w:val="0"/>
              <w:spacing w:line="240" w:lineRule="auto"/>
            </w:pPr>
            <w:r>
              <w:t>p value</w:t>
            </w:r>
          </w:p>
        </w:tc>
      </w:tr>
      <w:tr w:rsidR="00A27F45" w14:paraId="676D35C0"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927D45" w14:textId="77777777" w:rsidR="00A27F45" w:rsidRDefault="002B3780">
            <w:pPr>
              <w:widowControl w:val="0"/>
              <w:spacing w:line="240" w:lineRule="auto"/>
            </w:pPr>
            <w:r>
              <w:t>FPl</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CA657" w14:textId="4998C656" w:rsidR="00A27F45" w:rsidRDefault="002B3780">
            <w:pPr>
              <w:widowControl w:val="0"/>
              <w:spacing w:line="240" w:lineRule="auto"/>
            </w:pPr>
            <w:r>
              <w:t>0.02</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6558F" w14:textId="04FD9D4C" w:rsidR="00A27F45" w:rsidRDefault="002B3780">
            <w:pPr>
              <w:widowControl w:val="0"/>
              <w:spacing w:line="240" w:lineRule="auto"/>
            </w:pPr>
            <w:r>
              <w:t>0.</w:t>
            </w:r>
            <w:r w:rsidR="0019669A">
              <w:t>98</w:t>
            </w:r>
          </w:p>
        </w:tc>
      </w:tr>
      <w:tr w:rsidR="00A27F45" w14:paraId="64CD6C72"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B3E8AE" w14:textId="77777777" w:rsidR="00A27F45" w:rsidRDefault="002B3780">
            <w:pPr>
              <w:widowControl w:val="0"/>
              <w:spacing w:line="240" w:lineRule="auto"/>
            </w:pPr>
            <w:r>
              <w:t>FPm</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F24490" w14:textId="10882E1A" w:rsidR="00A27F45" w:rsidRDefault="002B3780">
            <w:pPr>
              <w:widowControl w:val="0"/>
              <w:spacing w:line="240" w:lineRule="auto"/>
            </w:pPr>
            <w:r>
              <w:t>0.14</w:t>
            </w:r>
          </w:p>
        </w:tc>
        <w:tc>
          <w:tcPr>
            <w:tcW w:w="2880" w:type="dxa"/>
            <w:tcMar>
              <w:top w:w="100" w:type="dxa"/>
              <w:left w:w="100" w:type="dxa"/>
              <w:bottom w:w="100" w:type="dxa"/>
              <w:right w:w="100" w:type="dxa"/>
            </w:tcMar>
          </w:tcPr>
          <w:p w14:paraId="743D0A9F" w14:textId="535D457B" w:rsidR="00A27F45" w:rsidRDefault="002B3780">
            <w:pPr>
              <w:widowControl w:val="0"/>
              <w:spacing w:line="240" w:lineRule="auto"/>
            </w:pPr>
            <w:r>
              <w:t>0.</w:t>
            </w:r>
            <w:r w:rsidR="0019669A">
              <w:t>87</w:t>
            </w:r>
          </w:p>
        </w:tc>
      </w:tr>
      <w:tr w:rsidR="00A27F45" w14:paraId="2F1D267D"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C646D4" w14:textId="77777777" w:rsidR="00A27F45" w:rsidRPr="002D7C74" w:rsidRDefault="002B3780">
            <w:pPr>
              <w:widowControl w:val="0"/>
              <w:spacing w:line="240" w:lineRule="auto"/>
            </w:pPr>
            <w:r w:rsidRPr="002D7C74">
              <w:t>BA46</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97FEB1" w14:textId="3C3F55B4" w:rsidR="00A27F45" w:rsidRPr="002D7C74" w:rsidRDefault="0019669A">
            <w:pPr>
              <w:widowControl w:val="0"/>
              <w:spacing w:line="240" w:lineRule="auto"/>
            </w:pPr>
            <w:r w:rsidRPr="002D7C74">
              <w:t>3.00</w:t>
            </w:r>
          </w:p>
        </w:tc>
        <w:tc>
          <w:tcPr>
            <w:tcW w:w="2880" w:type="dxa"/>
            <w:tcMar>
              <w:top w:w="100" w:type="dxa"/>
              <w:left w:w="100" w:type="dxa"/>
              <w:bottom w:w="100" w:type="dxa"/>
              <w:right w:w="100" w:type="dxa"/>
            </w:tcMar>
          </w:tcPr>
          <w:p w14:paraId="7E12B7AB" w14:textId="64C7A1F2" w:rsidR="00A27F45" w:rsidRPr="002D7C74" w:rsidRDefault="002B3780">
            <w:pPr>
              <w:widowControl w:val="0"/>
              <w:spacing w:line="240" w:lineRule="auto"/>
            </w:pPr>
            <w:r w:rsidRPr="002D7C74">
              <w:t>0.</w:t>
            </w:r>
            <w:r w:rsidR="0019669A" w:rsidRPr="002D7C74">
              <w:t>06</w:t>
            </w:r>
          </w:p>
        </w:tc>
      </w:tr>
      <w:tr w:rsidR="00A27F45" w14:paraId="04935C72"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5A5D8F" w14:textId="77777777" w:rsidR="00A27F45" w:rsidRDefault="002B3780">
            <w:pPr>
              <w:widowControl w:val="0"/>
              <w:spacing w:line="240" w:lineRule="auto"/>
            </w:pPr>
            <w:r>
              <w:t>vmPFC</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C3E9C1" w14:textId="599CACA9" w:rsidR="00A27F45" w:rsidRDefault="002B3780">
            <w:pPr>
              <w:widowControl w:val="0"/>
              <w:spacing w:line="240" w:lineRule="auto"/>
            </w:pPr>
            <w:r>
              <w:t>0.</w:t>
            </w:r>
            <w:r w:rsidR="0019669A">
              <w:t>95</w:t>
            </w:r>
          </w:p>
        </w:tc>
        <w:tc>
          <w:tcPr>
            <w:tcW w:w="2880" w:type="dxa"/>
            <w:tcMar>
              <w:top w:w="100" w:type="dxa"/>
              <w:left w:w="100" w:type="dxa"/>
              <w:bottom w:w="100" w:type="dxa"/>
              <w:right w:w="100" w:type="dxa"/>
            </w:tcMar>
          </w:tcPr>
          <w:p w14:paraId="53EB4A6F" w14:textId="6A98B0E0" w:rsidR="00A27F45" w:rsidRDefault="002B3780">
            <w:pPr>
              <w:widowControl w:val="0"/>
              <w:spacing w:line="240" w:lineRule="auto"/>
            </w:pPr>
            <w:r>
              <w:t>0.39</w:t>
            </w:r>
          </w:p>
        </w:tc>
      </w:tr>
      <w:tr w:rsidR="00A27F45" w14:paraId="4DD7E9C0"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4E3CE9" w14:textId="77777777" w:rsidR="00A27F45" w:rsidRPr="002D7C74" w:rsidRDefault="002B3780">
            <w:pPr>
              <w:widowControl w:val="0"/>
              <w:spacing w:line="240" w:lineRule="auto"/>
            </w:pPr>
            <w:r w:rsidRPr="002D7C74">
              <w:t>rTPJ</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8372A9" w14:textId="7EC66746" w:rsidR="00A27F45" w:rsidRPr="002D7C74" w:rsidRDefault="002B3780">
            <w:pPr>
              <w:widowControl w:val="0"/>
              <w:spacing w:line="240" w:lineRule="auto"/>
            </w:pPr>
            <w:r w:rsidRPr="002D7C74">
              <w:t>2.</w:t>
            </w:r>
            <w:r w:rsidR="0019669A" w:rsidRPr="002D7C74">
              <w:t>98</w:t>
            </w:r>
          </w:p>
        </w:tc>
        <w:tc>
          <w:tcPr>
            <w:tcW w:w="2880" w:type="dxa"/>
            <w:tcMar>
              <w:top w:w="100" w:type="dxa"/>
              <w:left w:w="100" w:type="dxa"/>
              <w:bottom w:w="100" w:type="dxa"/>
              <w:right w:w="100" w:type="dxa"/>
            </w:tcMar>
          </w:tcPr>
          <w:p w14:paraId="15D2AA31" w14:textId="1C74E9D5" w:rsidR="00A27F45" w:rsidRPr="002D7C74" w:rsidRDefault="002B3780">
            <w:pPr>
              <w:widowControl w:val="0"/>
              <w:spacing w:line="240" w:lineRule="auto"/>
            </w:pPr>
            <w:r w:rsidRPr="002D7C74">
              <w:t>0.</w:t>
            </w:r>
            <w:r w:rsidR="0019669A" w:rsidRPr="002D7C74">
              <w:t>06</w:t>
            </w:r>
          </w:p>
        </w:tc>
      </w:tr>
      <w:tr w:rsidR="00A27F45" w14:paraId="4C3D06C1"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2F3D52" w14:textId="77777777" w:rsidR="00A27F45" w:rsidRPr="002D7C74" w:rsidRDefault="002B3780">
            <w:pPr>
              <w:widowControl w:val="0"/>
              <w:spacing w:line="240" w:lineRule="auto"/>
            </w:pPr>
            <w:r w:rsidRPr="002D7C74">
              <w:t>rSTS</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505313" w14:textId="4C3B5E87" w:rsidR="00A27F45" w:rsidRPr="002D7C74" w:rsidRDefault="002B3780">
            <w:pPr>
              <w:widowControl w:val="0"/>
              <w:spacing w:line="240" w:lineRule="auto"/>
            </w:pPr>
            <w:r w:rsidRPr="002D7C74">
              <w:t>2.69</w:t>
            </w:r>
          </w:p>
        </w:tc>
        <w:tc>
          <w:tcPr>
            <w:tcW w:w="2880" w:type="dxa"/>
            <w:tcMar>
              <w:top w:w="100" w:type="dxa"/>
              <w:left w:w="100" w:type="dxa"/>
              <w:bottom w:w="100" w:type="dxa"/>
              <w:right w:w="100" w:type="dxa"/>
            </w:tcMar>
          </w:tcPr>
          <w:p w14:paraId="5E8FC31D" w14:textId="1CA64C31" w:rsidR="00A27F45" w:rsidRPr="002D7C74" w:rsidRDefault="002B3780">
            <w:pPr>
              <w:widowControl w:val="0"/>
              <w:spacing w:line="240" w:lineRule="auto"/>
            </w:pPr>
            <w:r w:rsidRPr="002D7C74">
              <w:t>0.</w:t>
            </w:r>
            <w:r w:rsidR="0019669A" w:rsidRPr="002D7C74">
              <w:t>08</w:t>
            </w:r>
          </w:p>
        </w:tc>
      </w:tr>
      <w:tr w:rsidR="00A27F45" w14:paraId="55755268" w14:textId="77777777" w:rsidTr="002D7C74">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38F513" w14:textId="77777777" w:rsidR="00A27F45" w:rsidRDefault="002B3780">
            <w:pPr>
              <w:widowControl w:val="0"/>
              <w:spacing w:line="240" w:lineRule="auto"/>
            </w:pPr>
            <w:r>
              <w:t>preSMA</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EC760" w14:textId="32C5C3E6" w:rsidR="00A27F45" w:rsidRDefault="002B3780">
            <w:pPr>
              <w:widowControl w:val="0"/>
              <w:spacing w:line="240" w:lineRule="auto"/>
            </w:pPr>
            <w:r>
              <w:t>1.31</w:t>
            </w:r>
          </w:p>
        </w:tc>
        <w:tc>
          <w:tcPr>
            <w:tcW w:w="2880" w:type="dxa"/>
            <w:tcMar>
              <w:top w:w="100" w:type="dxa"/>
              <w:left w:w="100" w:type="dxa"/>
              <w:bottom w:w="100" w:type="dxa"/>
              <w:right w:w="100" w:type="dxa"/>
            </w:tcMar>
          </w:tcPr>
          <w:p w14:paraId="07D36FD1" w14:textId="67F92F0F" w:rsidR="00A27F45" w:rsidRDefault="002B3780">
            <w:pPr>
              <w:widowControl w:val="0"/>
              <w:spacing w:line="240" w:lineRule="auto"/>
            </w:pPr>
            <w:r>
              <w:t>0.</w:t>
            </w:r>
            <w:r w:rsidR="0019669A">
              <w:t>28</w:t>
            </w:r>
          </w:p>
        </w:tc>
      </w:tr>
    </w:tbl>
    <w:p w14:paraId="10E74370" w14:textId="77777777" w:rsidR="00A27F45" w:rsidRDefault="00A27F45" w:rsidP="002D7C74">
      <w:pPr>
        <w:widowControl w:val="0"/>
        <w:spacing w:line="240" w:lineRule="auto"/>
      </w:pPr>
    </w:p>
    <w:p w14:paraId="1312E97F" w14:textId="77777777" w:rsidR="00A27F45" w:rsidRDefault="002B3780">
      <w:pPr>
        <w:ind w:left="720"/>
      </w:pPr>
      <w:r>
        <w:br w:type="page"/>
      </w:r>
    </w:p>
    <w:p w14:paraId="57945D64" w14:textId="77777777" w:rsidR="00A27F45" w:rsidRDefault="002B3780">
      <w:pPr>
        <w:pStyle w:val="Heading2"/>
        <w:ind w:left="720"/>
      </w:pPr>
      <w:bookmarkStart w:id="168" w:name="_f83lk6s61u4a" w:colFirst="0" w:colLast="0"/>
      <w:bookmarkEnd w:id="168"/>
      <w:r>
        <w:lastRenderedPageBreak/>
        <w:t>S6. Quadratic effect of confidence in detection versus discrimination across the seven ROIs:</w:t>
      </w:r>
    </w:p>
    <w:p w14:paraId="71CF9E44" w14:textId="77777777" w:rsidR="00A27F45" w:rsidRDefault="002B3780">
      <w:pPr>
        <w:pStyle w:val="Heading3"/>
        <w:ind w:left="720"/>
      </w:pPr>
      <w:bookmarkStart w:id="169" w:name="_esb0yd4ci55b" w:colFirst="0" w:colLast="0"/>
      <w:bookmarkEnd w:id="169"/>
      <w:r>
        <w:t>SPM:</w:t>
      </w:r>
    </w:p>
    <w:tbl>
      <w:tblPr>
        <w:tblStyle w:val="6"/>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5"/>
        <w:gridCol w:w="1235"/>
        <w:gridCol w:w="1234"/>
        <w:gridCol w:w="1234"/>
        <w:gridCol w:w="1234"/>
        <w:gridCol w:w="1234"/>
        <w:gridCol w:w="1234"/>
      </w:tblGrid>
      <w:tr w:rsidR="00A27F45" w14:paraId="0CAEC114" w14:textId="77777777" w:rsidTr="002D7C74">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F787D8" w14:textId="77777777" w:rsidR="00A27F45" w:rsidRDefault="002B3780">
            <w:pPr>
              <w:widowControl w:val="0"/>
              <w:spacing w:line="240" w:lineRule="auto"/>
            </w:pPr>
            <w:r>
              <w:t>region</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34E18" w14:textId="77777777" w:rsidR="00A27F45" w:rsidRDefault="002B3780">
            <w:pPr>
              <w:widowControl w:val="0"/>
              <w:spacing w:line="240" w:lineRule="auto"/>
            </w:pPr>
            <w:r>
              <w:t>mean</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77ECBF" w14:textId="77777777" w:rsidR="00A27F45" w:rsidRDefault="002B3780">
            <w:pPr>
              <w:widowControl w:val="0"/>
              <w:spacing w:line="240" w:lineRule="auto"/>
            </w:pPr>
            <w:r>
              <w:t>t value</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C24929" w14:textId="77777777" w:rsidR="00A27F45" w:rsidRDefault="002B3780">
            <w:pPr>
              <w:widowControl w:val="0"/>
              <w:spacing w:line="240" w:lineRule="auto"/>
            </w:pPr>
            <w:r>
              <w:t>p value</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7D6157" w14:textId="77777777" w:rsidR="00A27F45" w:rsidRDefault="002B3780">
            <w:pPr>
              <w:widowControl w:val="0"/>
              <w:spacing w:line="240" w:lineRule="auto"/>
            </w:pPr>
            <w:r>
              <w:t>std</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0C3055" w14:textId="77777777" w:rsidR="00A27F45" w:rsidRDefault="002B3780">
            <w:pPr>
              <w:widowControl w:val="0"/>
              <w:spacing w:line="240" w:lineRule="auto"/>
            </w:pPr>
            <w:r>
              <w:t>Scaling factor</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A6EBBE" w14:textId="77777777" w:rsidR="00A27F45" w:rsidRDefault="002B3780">
            <w:pPr>
              <w:widowControl w:val="0"/>
              <w:spacing w:line="240" w:lineRule="auto"/>
            </w:pPr>
            <w:r>
              <w:t>Bayes Factor</w:t>
            </w:r>
          </w:p>
        </w:tc>
      </w:tr>
      <w:tr w:rsidR="00A27F45" w14:paraId="387A5173" w14:textId="77777777" w:rsidTr="002D7C74">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31C2B5" w14:textId="77777777" w:rsidR="00A27F45" w:rsidRPr="002E4507" w:rsidRDefault="002B3780">
            <w:pPr>
              <w:widowControl w:val="0"/>
              <w:spacing w:line="240" w:lineRule="auto"/>
            </w:pPr>
            <w:r w:rsidRPr="002E4507">
              <w:t>FPl</w:t>
            </w:r>
          </w:p>
        </w:tc>
        <w:tc>
          <w:tcPr>
            <w:tcW w:w="1234" w:type="dxa"/>
            <w:tcMar>
              <w:top w:w="100" w:type="dxa"/>
              <w:left w:w="100" w:type="dxa"/>
              <w:bottom w:w="100" w:type="dxa"/>
              <w:right w:w="100" w:type="dxa"/>
            </w:tcMar>
          </w:tcPr>
          <w:p w14:paraId="3B075433" w14:textId="5D8F50DA" w:rsidR="00A27F45" w:rsidRPr="00F85CEA" w:rsidRDefault="002B3780">
            <w:pPr>
              <w:widowControl w:val="0"/>
              <w:spacing w:line="240" w:lineRule="auto"/>
            </w:pPr>
            <w:r w:rsidRPr="00F85CEA">
              <w:t>-0.</w:t>
            </w:r>
            <w:r w:rsidR="0019669A" w:rsidRPr="00F85CEA">
              <w:t>06</w:t>
            </w:r>
          </w:p>
        </w:tc>
        <w:tc>
          <w:tcPr>
            <w:tcW w:w="1234" w:type="dxa"/>
            <w:tcMar>
              <w:top w:w="100" w:type="dxa"/>
              <w:left w:w="100" w:type="dxa"/>
              <w:bottom w:w="100" w:type="dxa"/>
              <w:right w:w="100" w:type="dxa"/>
            </w:tcMar>
          </w:tcPr>
          <w:p w14:paraId="2335F615" w14:textId="5E1DA571" w:rsidR="00A27F45" w:rsidRPr="00F85CEA" w:rsidRDefault="002B3780">
            <w:pPr>
              <w:widowControl w:val="0"/>
              <w:spacing w:line="240" w:lineRule="auto"/>
            </w:pPr>
            <w:r w:rsidRPr="00F85CEA">
              <w:t>-1.</w:t>
            </w:r>
            <w:r w:rsidR="0019669A" w:rsidRPr="00F85CEA">
              <w:t>11</w:t>
            </w:r>
          </w:p>
        </w:tc>
        <w:tc>
          <w:tcPr>
            <w:tcW w:w="1234" w:type="dxa"/>
            <w:tcMar>
              <w:top w:w="100" w:type="dxa"/>
              <w:left w:w="100" w:type="dxa"/>
              <w:bottom w:w="100" w:type="dxa"/>
              <w:right w:w="100" w:type="dxa"/>
            </w:tcMar>
          </w:tcPr>
          <w:p w14:paraId="682E3707" w14:textId="3260CF9F" w:rsidR="00A27F45" w:rsidRPr="00F85CEA" w:rsidRDefault="002B3780">
            <w:pPr>
              <w:widowControl w:val="0"/>
              <w:spacing w:line="240" w:lineRule="auto"/>
            </w:pPr>
            <w:r w:rsidRPr="00F85CEA">
              <w:t>0.</w:t>
            </w:r>
            <w:r w:rsidR="0019669A" w:rsidRPr="00F85CEA">
              <w:t>28</w:t>
            </w:r>
          </w:p>
        </w:tc>
        <w:tc>
          <w:tcPr>
            <w:tcW w:w="1234" w:type="dxa"/>
            <w:tcMar>
              <w:top w:w="100" w:type="dxa"/>
              <w:left w:w="100" w:type="dxa"/>
              <w:bottom w:w="100" w:type="dxa"/>
              <w:right w:w="100" w:type="dxa"/>
            </w:tcMar>
          </w:tcPr>
          <w:p w14:paraId="5001F89C" w14:textId="4709CBFF" w:rsidR="00A27F45" w:rsidRPr="00F85CEA" w:rsidRDefault="002B3780">
            <w:pPr>
              <w:widowControl w:val="0"/>
              <w:spacing w:line="240" w:lineRule="auto"/>
            </w:pPr>
            <w:r w:rsidRPr="00F85CEA">
              <w:t>0.31</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B562E" w14:textId="5DE3C92E" w:rsidR="00A27F45" w:rsidRPr="00F85CEA" w:rsidRDefault="002B3780">
            <w:pPr>
              <w:widowControl w:val="0"/>
              <w:spacing w:line="240" w:lineRule="auto"/>
            </w:pPr>
            <w:r w:rsidRPr="00F85CEA">
              <w:t>0.</w:t>
            </w:r>
            <w:r w:rsidR="00F85CEA" w:rsidRPr="00F85CEA">
              <w:t>35</w:t>
            </w:r>
          </w:p>
        </w:tc>
        <w:tc>
          <w:tcPr>
            <w:tcW w:w="1234" w:type="dxa"/>
            <w:tcBorders>
              <w:left w:val="single" w:sz="8" w:space="0" w:color="000000"/>
            </w:tcBorders>
            <w:tcMar>
              <w:top w:w="100" w:type="dxa"/>
              <w:left w:w="100" w:type="dxa"/>
              <w:bottom w:w="100" w:type="dxa"/>
              <w:right w:w="100" w:type="dxa"/>
            </w:tcMar>
          </w:tcPr>
          <w:p w14:paraId="261616ED" w14:textId="77777777" w:rsidR="00A27F45" w:rsidRPr="00F85CEA" w:rsidRDefault="002B3780">
            <w:pPr>
              <w:widowControl w:val="0"/>
              <w:spacing w:line="240" w:lineRule="auto"/>
            </w:pPr>
            <w:r w:rsidRPr="00F85CEA">
              <w:t>1 / 2.72</w:t>
            </w:r>
          </w:p>
        </w:tc>
      </w:tr>
      <w:tr w:rsidR="00A27F45" w14:paraId="64336AAA" w14:textId="77777777" w:rsidTr="002D7C74">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9369F7" w14:textId="77777777" w:rsidR="00A27F45" w:rsidRPr="002D7C74" w:rsidRDefault="002B3780">
            <w:pPr>
              <w:widowControl w:val="0"/>
              <w:spacing w:line="240" w:lineRule="auto"/>
              <w:rPr>
                <w:i/>
                <w:iCs/>
              </w:rPr>
            </w:pPr>
            <w:r w:rsidRPr="002D7C74">
              <w:rPr>
                <w:i/>
                <w:iCs/>
              </w:rPr>
              <w:t>FPm</w:t>
            </w:r>
          </w:p>
        </w:tc>
        <w:tc>
          <w:tcPr>
            <w:tcW w:w="1234" w:type="dxa"/>
            <w:tcMar>
              <w:top w:w="100" w:type="dxa"/>
              <w:left w:w="100" w:type="dxa"/>
              <w:bottom w:w="100" w:type="dxa"/>
              <w:right w:w="100" w:type="dxa"/>
            </w:tcMar>
          </w:tcPr>
          <w:p w14:paraId="7D55039D" w14:textId="06A9D7DC" w:rsidR="00A27F45" w:rsidRPr="002D7C74" w:rsidRDefault="002B3780">
            <w:pPr>
              <w:widowControl w:val="0"/>
              <w:spacing w:line="240" w:lineRule="auto"/>
              <w:rPr>
                <w:i/>
                <w:iCs/>
              </w:rPr>
            </w:pPr>
            <w:r w:rsidRPr="002D7C74">
              <w:rPr>
                <w:i/>
                <w:iCs/>
              </w:rPr>
              <w:t>-0.</w:t>
            </w:r>
            <w:r w:rsidR="00F85CEA" w:rsidRPr="002D7C74">
              <w:rPr>
                <w:i/>
                <w:iCs/>
              </w:rPr>
              <w:t>007</w:t>
            </w:r>
          </w:p>
        </w:tc>
        <w:tc>
          <w:tcPr>
            <w:tcW w:w="1234" w:type="dxa"/>
            <w:tcMar>
              <w:top w:w="100" w:type="dxa"/>
              <w:left w:w="100" w:type="dxa"/>
              <w:bottom w:w="100" w:type="dxa"/>
              <w:right w:w="100" w:type="dxa"/>
            </w:tcMar>
          </w:tcPr>
          <w:p w14:paraId="4178AAE7" w14:textId="3CCAC6D9" w:rsidR="00A27F45" w:rsidRPr="002D7C74" w:rsidRDefault="002B3780">
            <w:pPr>
              <w:widowControl w:val="0"/>
              <w:spacing w:line="240" w:lineRule="auto"/>
              <w:rPr>
                <w:i/>
                <w:iCs/>
              </w:rPr>
            </w:pPr>
            <w:r w:rsidRPr="002D7C74">
              <w:rPr>
                <w:i/>
                <w:iCs/>
              </w:rPr>
              <w:t>-0.14</w:t>
            </w:r>
          </w:p>
        </w:tc>
        <w:tc>
          <w:tcPr>
            <w:tcW w:w="1234" w:type="dxa"/>
            <w:tcMar>
              <w:top w:w="100" w:type="dxa"/>
              <w:left w:w="100" w:type="dxa"/>
              <w:bottom w:w="100" w:type="dxa"/>
              <w:right w:w="100" w:type="dxa"/>
            </w:tcMar>
          </w:tcPr>
          <w:p w14:paraId="4D4125FA" w14:textId="4A3B47F3" w:rsidR="00A27F45" w:rsidRPr="002D7C74" w:rsidRDefault="002B3780">
            <w:pPr>
              <w:widowControl w:val="0"/>
              <w:spacing w:line="240" w:lineRule="auto"/>
              <w:rPr>
                <w:i/>
                <w:iCs/>
              </w:rPr>
            </w:pPr>
            <w:r w:rsidRPr="002D7C74">
              <w:rPr>
                <w:i/>
                <w:iCs/>
              </w:rPr>
              <w:t>0.</w:t>
            </w:r>
            <w:r w:rsidR="00F85CEA" w:rsidRPr="002D7C74">
              <w:rPr>
                <w:i/>
                <w:iCs/>
              </w:rPr>
              <w:t>89</w:t>
            </w:r>
          </w:p>
        </w:tc>
        <w:tc>
          <w:tcPr>
            <w:tcW w:w="1234" w:type="dxa"/>
            <w:tcMar>
              <w:top w:w="100" w:type="dxa"/>
              <w:left w:w="100" w:type="dxa"/>
              <w:bottom w:w="100" w:type="dxa"/>
              <w:right w:w="100" w:type="dxa"/>
            </w:tcMar>
          </w:tcPr>
          <w:p w14:paraId="575ABB4A" w14:textId="5F441C4D" w:rsidR="00A27F45" w:rsidRPr="002D7C74" w:rsidRDefault="002B3780">
            <w:pPr>
              <w:widowControl w:val="0"/>
              <w:spacing w:line="240" w:lineRule="auto"/>
              <w:rPr>
                <w:i/>
                <w:iCs/>
              </w:rPr>
            </w:pPr>
            <w:r w:rsidRPr="002D7C74">
              <w:rPr>
                <w:i/>
                <w:iCs/>
              </w:rPr>
              <w:t>0.27</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CFED0F" w14:textId="52FEACCF" w:rsidR="00A27F45" w:rsidRPr="002D7C74" w:rsidRDefault="002B3780">
            <w:pPr>
              <w:widowControl w:val="0"/>
              <w:spacing w:line="240" w:lineRule="auto"/>
              <w:rPr>
                <w:i/>
                <w:iCs/>
              </w:rPr>
            </w:pPr>
            <w:r w:rsidRPr="002D7C74">
              <w:rPr>
                <w:i/>
                <w:iCs/>
              </w:rPr>
              <w:t>0.</w:t>
            </w:r>
            <w:r w:rsidR="00F85CEA" w:rsidRPr="002D7C74">
              <w:rPr>
                <w:i/>
                <w:iCs/>
              </w:rPr>
              <w:t>45</w:t>
            </w:r>
          </w:p>
        </w:tc>
        <w:tc>
          <w:tcPr>
            <w:tcW w:w="1234" w:type="dxa"/>
            <w:tcBorders>
              <w:left w:val="single" w:sz="8" w:space="0" w:color="000000"/>
            </w:tcBorders>
            <w:tcMar>
              <w:top w:w="100" w:type="dxa"/>
              <w:left w:w="100" w:type="dxa"/>
              <w:bottom w:w="100" w:type="dxa"/>
              <w:right w:w="100" w:type="dxa"/>
            </w:tcMar>
          </w:tcPr>
          <w:p w14:paraId="19C636DD" w14:textId="77777777" w:rsidR="00A27F45" w:rsidRPr="002D7C74" w:rsidRDefault="002B3780">
            <w:pPr>
              <w:widowControl w:val="0"/>
              <w:spacing w:line="240" w:lineRule="auto"/>
              <w:rPr>
                <w:i/>
                <w:iCs/>
              </w:rPr>
            </w:pPr>
            <w:r w:rsidRPr="002D7C74">
              <w:rPr>
                <w:i/>
                <w:iCs/>
              </w:rPr>
              <w:t>1 / 3.70</w:t>
            </w:r>
          </w:p>
        </w:tc>
      </w:tr>
      <w:tr w:rsidR="00A27F45" w14:paraId="345B5F98" w14:textId="77777777" w:rsidTr="002D7C74">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8FE64F" w14:textId="77777777" w:rsidR="00A27F45" w:rsidRPr="002E4507" w:rsidRDefault="002B3780">
            <w:pPr>
              <w:widowControl w:val="0"/>
              <w:spacing w:line="240" w:lineRule="auto"/>
            </w:pPr>
            <w:r w:rsidRPr="002E4507">
              <w:t>BA46</w:t>
            </w:r>
          </w:p>
        </w:tc>
        <w:tc>
          <w:tcPr>
            <w:tcW w:w="1234" w:type="dxa"/>
            <w:tcMar>
              <w:top w:w="100" w:type="dxa"/>
              <w:left w:w="100" w:type="dxa"/>
              <w:bottom w:w="100" w:type="dxa"/>
              <w:right w:w="100" w:type="dxa"/>
            </w:tcMar>
          </w:tcPr>
          <w:p w14:paraId="6283236A" w14:textId="0F385E30" w:rsidR="00A27F45" w:rsidRPr="00F85CEA" w:rsidRDefault="002B3780">
            <w:pPr>
              <w:widowControl w:val="0"/>
              <w:spacing w:line="240" w:lineRule="auto"/>
            </w:pPr>
            <w:r w:rsidRPr="00F85CEA">
              <w:t>-0.05</w:t>
            </w:r>
          </w:p>
        </w:tc>
        <w:tc>
          <w:tcPr>
            <w:tcW w:w="1234" w:type="dxa"/>
            <w:tcMar>
              <w:top w:w="100" w:type="dxa"/>
              <w:left w:w="100" w:type="dxa"/>
              <w:bottom w:w="100" w:type="dxa"/>
              <w:right w:w="100" w:type="dxa"/>
            </w:tcMar>
          </w:tcPr>
          <w:p w14:paraId="5BF2749F" w14:textId="00821AE1" w:rsidR="00A27F45" w:rsidRPr="00F85CEA" w:rsidRDefault="002B3780">
            <w:pPr>
              <w:widowControl w:val="0"/>
              <w:spacing w:line="240" w:lineRule="auto"/>
            </w:pPr>
            <w:r w:rsidRPr="00F85CEA">
              <w:t>-1.21</w:t>
            </w:r>
          </w:p>
        </w:tc>
        <w:tc>
          <w:tcPr>
            <w:tcW w:w="1234" w:type="dxa"/>
            <w:tcMar>
              <w:top w:w="100" w:type="dxa"/>
              <w:left w:w="100" w:type="dxa"/>
              <w:bottom w:w="100" w:type="dxa"/>
              <w:right w:w="100" w:type="dxa"/>
            </w:tcMar>
          </w:tcPr>
          <w:p w14:paraId="7F70CCCD" w14:textId="1A4DC923" w:rsidR="00A27F45" w:rsidRPr="00F85CEA" w:rsidRDefault="002B3780">
            <w:pPr>
              <w:widowControl w:val="0"/>
              <w:spacing w:line="240" w:lineRule="auto"/>
            </w:pPr>
            <w:r w:rsidRPr="00F85CEA">
              <w:t>0.23</w:t>
            </w:r>
          </w:p>
        </w:tc>
        <w:tc>
          <w:tcPr>
            <w:tcW w:w="1234" w:type="dxa"/>
            <w:tcMar>
              <w:top w:w="100" w:type="dxa"/>
              <w:left w:w="100" w:type="dxa"/>
              <w:bottom w:w="100" w:type="dxa"/>
              <w:right w:w="100" w:type="dxa"/>
            </w:tcMar>
          </w:tcPr>
          <w:p w14:paraId="256DDAE5" w14:textId="3529FB50" w:rsidR="00A27F45" w:rsidRPr="00F85CEA" w:rsidRDefault="002B3780">
            <w:pPr>
              <w:widowControl w:val="0"/>
              <w:spacing w:line="240" w:lineRule="auto"/>
            </w:pPr>
            <w:r w:rsidRPr="00F85CEA">
              <w:t>0.</w:t>
            </w:r>
            <w:r w:rsidR="00F85CEA" w:rsidRPr="00F85CEA">
              <w:t>26</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7357F0" w14:textId="269B08DD" w:rsidR="00A27F45" w:rsidRPr="00F85CEA" w:rsidRDefault="002B3780">
            <w:pPr>
              <w:widowControl w:val="0"/>
              <w:spacing w:line="240" w:lineRule="auto"/>
            </w:pPr>
            <w:r w:rsidRPr="00F85CEA">
              <w:t>0.20</w:t>
            </w:r>
          </w:p>
        </w:tc>
        <w:tc>
          <w:tcPr>
            <w:tcW w:w="1234" w:type="dxa"/>
            <w:tcBorders>
              <w:left w:val="single" w:sz="8" w:space="0" w:color="000000"/>
            </w:tcBorders>
            <w:tcMar>
              <w:top w:w="100" w:type="dxa"/>
              <w:left w:w="100" w:type="dxa"/>
              <w:bottom w:w="100" w:type="dxa"/>
              <w:right w:w="100" w:type="dxa"/>
            </w:tcMar>
          </w:tcPr>
          <w:p w14:paraId="1E015660" w14:textId="77777777" w:rsidR="00A27F45" w:rsidRPr="00F85CEA" w:rsidRDefault="002B3780">
            <w:pPr>
              <w:widowControl w:val="0"/>
              <w:spacing w:line="240" w:lineRule="auto"/>
            </w:pPr>
            <w:r w:rsidRPr="00F85CEA">
              <w:t>1/ 1.55</w:t>
            </w:r>
          </w:p>
        </w:tc>
      </w:tr>
      <w:tr w:rsidR="00A27F45" w14:paraId="6E3185E8" w14:textId="77777777" w:rsidTr="002D7C74">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6F15F9" w14:textId="77777777" w:rsidR="00A27F45" w:rsidRPr="002E4507" w:rsidRDefault="002B3780">
            <w:pPr>
              <w:widowControl w:val="0"/>
              <w:spacing w:line="240" w:lineRule="auto"/>
            </w:pPr>
            <w:r w:rsidRPr="002E4507">
              <w:t>vmPFC</w:t>
            </w:r>
          </w:p>
        </w:tc>
        <w:tc>
          <w:tcPr>
            <w:tcW w:w="1234" w:type="dxa"/>
            <w:tcMar>
              <w:top w:w="100" w:type="dxa"/>
              <w:left w:w="100" w:type="dxa"/>
              <w:bottom w:w="100" w:type="dxa"/>
              <w:right w:w="100" w:type="dxa"/>
            </w:tcMar>
          </w:tcPr>
          <w:p w14:paraId="30AABD70" w14:textId="24AFCB7C" w:rsidR="00A27F45" w:rsidRPr="00F85CEA" w:rsidRDefault="002B3780">
            <w:pPr>
              <w:widowControl w:val="0"/>
              <w:spacing w:line="240" w:lineRule="auto"/>
            </w:pPr>
            <w:r w:rsidRPr="00F85CEA">
              <w:t>-0.01</w:t>
            </w:r>
          </w:p>
        </w:tc>
        <w:tc>
          <w:tcPr>
            <w:tcW w:w="1234" w:type="dxa"/>
            <w:tcMar>
              <w:top w:w="100" w:type="dxa"/>
              <w:left w:w="100" w:type="dxa"/>
              <w:bottom w:w="100" w:type="dxa"/>
              <w:right w:w="100" w:type="dxa"/>
            </w:tcMar>
          </w:tcPr>
          <w:p w14:paraId="21322C35" w14:textId="071E10EE" w:rsidR="00A27F45" w:rsidRPr="00F85CEA" w:rsidRDefault="002B3780">
            <w:pPr>
              <w:widowControl w:val="0"/>
              <w:spacing w:line="240" w:lineRule="auto"/>
            </w:pPr>
            <w:r w:rsidRPr="00F85CEA">
              <w:t>-0.32</w:t>
            </w:r>
          </w:p>
        </w:tc>
        <w:tc>
          <w:tcPr>
            <w:tcW w:w="1234" w:type="dxa"/>
            <w:tcMar>
              <w:top w:w="100" w:type="dxa"/>
              <w:left w:w="100" w:type="dxa"/>
              <w:bottom w:w="100" w:type="dxa"/>
              <w:right w:w="100" w:type="dxa"/>
            </w:tcMar>
          </w:tcPr>
          <w:p w14:paraId="1CD6C1C7" w14:textId="277C311F" w:rsidR="00A27F45" w:rsidRPr="00F85CEA" w:rsidRDefault="002B3780">
            <w:pPr>
              <w:widowControl w:val="0"/>
              <w:spacing w:line="240" w:lineRule="auto"/>
            </w:pPr>
            <w:r w:rsidRPr="00F85CEA">
              <w:t>0.</w:t>
            </w:r>
            <w:r w:rsidR="00F85CEA" w:rsidRPr="00F85CEA">
              <w:t>75</w:t>
            </w:r>
          </w:p>
        </w:tc>
        <w:tc>
          <w:tcPr>
            <w:tcW w:w="1234" w:type="dxa"/>
            <w:tcMar>
              <w:top w:w="100" w:type="dxa"/>
              <w:left w:w="100" w:type="dxa"/>
              <w:bottom w:w="100" w:type="dxa"/>
              <w:right w:w="100" w:type="dxa"/>
            </w:tcMar>
          </w:tcPr>
          <w:p w14:paraId="75D49E92" w14:textId="62754C5C" w:rsidR="00A27F45" w:rsidRPr="00F85CEA" w:rsidRDefault="002B3780">
            <w:pPr>
              <w:widowControl w:val="0"/>
              <w:spacing w:line="240" w:lineRule="auto"/>
            </w:pPr>
            <w:r w:rsidRPr="00F85CEA">
              <w:t>0.</w:t>
            </w:r>
            <w:r w:rsidR="00F85CEA" w:rsidRPr="00F85CEA">
              <w:t>26</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D4387A" w14:textId="48FF62AA" w:rsidR="00A27F45" w:rsidRPr="00F85CEA" w:rsidRDefault="002B3780">
            <w:pPr>
              <w:widowControl w:val="0"/>
              <w:spacing w:line="240" w:lineRule="auto"/>
            </w:pPr>
            <w:r w:rsidRPr="00F85CEA">
              <w:t>0.</w:t>
            </w:r>
            <w:r w:rsidR="00F85CEA" w:rsidRPr="00F85CEA">
              <w:t>37</w:t>
            </w:r>
          </w:p>
        </w:tc>
        <w:tc>
          <w:tcPr>
            <w:tcW w:w="1234" w:type="dxa"/>
            <w:tcMar>
              <w:top w:w="100" w:type="dxa"/>
              <w:left w:w="100" w:type="dxa"/>
              <w:bottom w:w="100" w:type="dxa"/>
              <w:right w:w="100" w:type="dxa"/>
            </w:tcMar>
          </w:tcPr>
          <w:p w14:paraId="0087A0D4" w14:textId="77777777" w:rsidR="00A27F45" w:rsidRPr="00F85CEA" w:rsidRDefault="002B3780">
            <w:pPr>
              <w:widowControl w:val="0"/>
              <w:spacing w:line="240" w:lineRule="auto"/>
            </w:pPr>
            <w:r w:rsidRPr="00F85CEA">
              <w:t>1 / 3.11</w:t>
            </w:r>
          </w:p>
        </w:tc>
      </w:tr>
      <w:tr w:rsidR="00A27F45" w14:paraId="12973880" w14:textId="77777777" w:rsidTr="002D7C74">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B0B84" w14:textId="77777777" w:rsidR="00A27F45" w:rsidRPr="002E4507" w:rsidRDefault="002B3780">
            <w:pPr>
              <w:widowControl w:val="0"/>
              <w:spacing w:line="240" w:lineRule="auto"/>
            </w:pPr>
            <w:r w:rsidRPr="002E4507">
              <w:t>rTPJ</w:t>
            </w:r>
          </w:p>
        </w:tc>
        <w:tc>
          <w:tcPr>
            <w:tcW w:w="1234" w:type="dxa"/>
            <w:tcMar>
              <w:top w:w="100" w:type="dxa"/>
              <w:left w:w="100" w:type="dxa"/>
              <w:bottom w:w="100" w:type="dxa"/>
              <w:right w:w="100" w:type="dxa"/>
            </w:tcMar>
          </w:tcPr>
          <w:p w14:paraId="6025C475" w14:textId="0878F1DF" w:rsidR="00A27F45" w:rsidRPr="00F85CEA" w:rsidRDefault="002B3780">
            <w:pPr>
              <w:widowControl w:val="0"/>
              <w:spacing w:line="240" w:lineRule="auto"/>
            </w:pPr>
            <w:r w:rsidRPr="00F85CEA">
              <w:t>0.</w:t>
            </w:r>
            <w:r w:rsidR="00F85CEA" w:rsidRPr="00F85CEA">
              <w:t>03</w:t>
            </w:r>
          </w:p>
        </w:tc>
        <w:tc>
          <w:tcPr>
            <w:tcW w:w="1234" w:type="dxa"/>
            <w:tcMar>
              <w:top w:w="100" w:type="dxa"/>
              <w:left w:w="100" w:type="dxa"/>
              <w:bottom w:w="100" w:type="dxa"/>
              <w:right w:w="100" w:type="dxa"/>
            </w:tcMar>
          </w:tcPr>
          <w:p w14:paraId="23EE9FF0" w14:textId="22E3B0E2" w:rsidR="00A27F45" w:rsidRPr="00F85CEA" w:rsidRDefault="002B3780">
            <w:pPr>
              <w:widowControl w:val="0"/>
              <w:spacing w:line="240" w:lineRule="auto"/>
            </w:pPr>
            <w:r w:rsidRPr="00F85CEA">
              <w:t>0.</w:t>
            </w:r>
            <w:r w:rsidR="00F85CEA" w:rsidRPr="00F85CEA">
              <w:t>72</w:t>
            </w:r>
          </w:p>
        </w:tc>
        <w:tc>
          <w:tcPr>
            <w:tcW w:w="1234" w:type="dxa"/>
            <w:tcMar>
              <w:top w:w="100" w:type="dxa"/>
              <w:left w:w="100" w:type="dxa"/>
              <w:bottom w:w="100" w:type="dxa"/>
              <w:right w:w="100" w:type="dxa"/>
            </w:tcMar>
          </w:tcPr>
          <w:p w14:paraId="147A6F17" w14:textId="1405A2C6" w:rsidR="00A27F45" w:rsidRPr="00F85CEA" w:rsidRDefault="002B3780">
            <w:pPr>
              <w:widowControl w:val="0"/>
              <w:spacing w:line="240" w:lineRule="auto"/>
            </w:pPr>
            <w:r w:rsidRPr="00F85CEA">
              <w:t>0.47</w:t>
            </w:r>
          </w:p>
        </w:tc>
        <w:tc>
          <w:tcPr>
            <w:tcW w:w="1234" w:type="dxa"/>
            <w:tcMar>
              <w:top w:w="100" w:type="dxa"/>
              <w:left w:w="100" w:type="dxa"/>
              <w:bottom w:w="100" w:type="dxa"/>
              <w:right w:w="100" w:type="dxa"/>
            </w:tcMar>
          </w:tcPr>
          <w:p w14:paraId="380481F9" w14:textId="37424326" w:rsidR="00A27F45" w:rsidRPr="00F85CEA" w:rsidRDefault="002B3780">
            <w:pPr>
              <w:widowControl w:val="0"/>
              <w:spacing w:line="240" w:lineRule="auto"/>
            </w:pPr>
            <w:r w:rsidRPr="00F85CEA">
              <w:t>0.</w:t>
            </w:r>
            <w:r w:rsidR="00F85CEA" w:rsidRPr="00F85CEA">
              <w:t>22</w:t>
            </w:r>
          </w:p>
        </w:tc>
        <w:tc>
          <w:tcPr>
            <w:tcW w:w="1234" w:type="dxa"/>
            <w:tcMar>
              <w:top w:w="100" w:type="dxa"/>
              <w:left w:w="100" w:type="dxa"/>
              <w:bottom w:w="100" w:type="dxa"/>
              <w:right w:w="100" w:type="dxa"/>
            </w:tcMar>
          </w:tcPr>
          <w:p w14:paraId="1FFB0546" w14:textId="798F2D50" w:rsidR="00A27F45" w:rsidRPr="00F85CEA" w:rsidRDefault="002B3780">
            <w:pPr>
              <w:widowControl w:val="0"/>
              <w:spacing w:line="240" w:lineRule="auto"/>
            </w:pPr>
            <w:r w:rsidRPr="00F85CEA">
              <w:t>0.</w:t>
            </w:r>
            <w:r w:rsidR="00F85CEA" w:rsidRPr="00F85CEA">
              <w:t>71</w:t>
            </w:r>
          </w:p>
        </w:tc>
        <w:tc>
          <w:tcPr>
            <w:tcW w:w="1234" w:type="dxa"/>
            <w:tcMar>
              <w:top w:w="100" w:type="dxa"/>
              <w:left w:w="100" w:type="dxa"/>
              <w:bottom w:w="100" w:type="dxa"/>
              <w:right w:w="100" w:type="dxa"/>
            </w:tcMar>
          </w:tcPr>
          <w:p w14:paraId="7C0623C5" w14:textId="77777777" w:rsidR="00A27F45" w:rsidRPr="00F85CEA" w:rsidRDefault="002B3780">
            <w:pPr>
              <w:widowControl w:val="0"/>
              <w:spacing w:line="240" w:lineRule="auto"/>
            </w:pPr>
            <w:r w:rsidRPr="00F85CEA">
              <w:t>1 / 2.79</w:t>
            </w:r>
          </w:p>
        </w:tc>
      </w:tr>
      <w:tr w:rsidR="00A27F45" w14:paraId="5F5B63B0" w14:textId="77777777" w:rsidTr="002D7C74">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5F4AC2" w14:textId="77777777" w:rsidR="00A27F45" w:rsidRPr="002E4507" w:rsidRDefault="002B3780">
            <w:pPr>
              <w:widowControl w:val="0"/>
              <w:spacing w:line="240" w:lineRule="auto"/>
            </w:pPr>
            <w:r w:rsidRPr="002E4507">
              <w:t>rSTS</w:t>
            </w:r>
          </w:p>
        </w:tc>
        <w:tc>
          <w:tcPr>
            <w:tcW w:w="1234" w:type="dxa"/>
            <w:tcMar>
              <w:top w:w="100" w:type="dxa"/>
              <w:left w:w="100" w:type="dxa"/>
              <w:bottom w:w="100" w:type="dxa"/>
              <w:right w:w="100" w:type="dxa"/>
            </w:tcMar>
          </w:tcPr>
          <w:p w14:paraId="38C3E086" w14:textId="04CA54FF" w:rsidR="00A27F45" w:rsidRPr="00F85CEA" w:rsidRDefault="002B3780">
            <w:pPr>
              <w:widowControl w:val="0"/>
              <w:spacing w:line="240" w:lineRule="auto"/>
            </w:pPr>
            <w:r w:rsidRPr="00F85CEA">
              <w:t>0.01</w:t>
            </w:r>
          </w:p>
        </w:tc>
        <w:tc>
          <w:tcPr>
            <w:tcW w:w="1234" w:type="dxa"/>
            <w:tcMar>
              <w:top w:w="100" w:type="dxa"/>
              <w:left w:w="100" w:type="dxa"/>
              <w:bottom w:w="100" w:type="dxa"/>
              <w:right w:w="100" w:type="dxa"/>
            </w:tcMar>
          </w:tcPr>
          <w:p w14:paraId="4D894BAC" w14:textId="612B62B9" w:rsidR="00A27F45" w:rsidRPr="00F85CEA" w:rsidRDefault="002B3780">
            <w:pPr>
              <w:widowControl w:val="0"/>
              <w:spacing w:line="240" w:lineRule="auto"/>
            </w:pPr>
            <w:r w:rsidRPr="00F85CEA">
              <w:t>0.26</w:t>
            </w:r>
          </w:p>
        </w:tc>
        <w:tc>
          <w:tcPr>
            <w:tcW w:w="1234" w:type="dxa"/>
            <w:tcMar>
              <w:top w:w="100" w:type="dxa"/>
              <w:left w:w="100" w:type="dxa"/>
              <w:bottom w:w="100" w:type="dxa"/>
              <w:right w:w="100" w:type="dxa"/>
            </w:tcMar>
          </w:tcPr>
          <w:p w14:paraId="2728DAE8" w14:textId="587733DD" w:rsidR="00A27F45" w:rsidRPr="00F85CEA" w:rsidRDefault="002B3780">
            <w:pPr>
              <w:widowControl w:val="0"/>
              <w:spacing w:line="240" w:lineRule="auto"/>
            </w:pPr>
            <w:r w:rsidRPr="00F85CEA">
              <w:t>0.</w:t>
            </w:r>
            <w:r w:rsidR="00F85CEA" w:rsidRPr="00F85CEA">
              <w:t>80</w:t>
            </w:r>
          </w:p>
        </w:tc>
        <w:tc>
          <w:tcPr>
            <w:tcW w:w="1234" w:type="dxa"/>
            <w:tcMar>
              <w:top w:w="100" w:type="dxa"/>
              <w:left w:w="100" w:type="dxa"/>
              <w:bottom w:w="100" w:type="dxa"/>
              <w:right w:w="100" w:type="dxa"/>
            </w:tcMar>
          </w:tcPr>
          <w:p w14:paraId="6562AC74" w14:textId="700D8B43" w:rsidR="00A27F45" w:rsidRPr="00F85CEA" w:rsidRDefault="002B3780">
            <w:pPr>
              <w:widowControl w:val="0"/>
              <w:spacing w:line="240" w:lineRule="auto"/>
            </w:pPr>
            <w:r w:rsidRPr="00F85CEA">
              <w:t>0.23</w:t>
            </w:r>
          </w:p>
        </w:tc>
        <w:tc>
          <w:tcPr>
            <w:tcW w:w="1234" w:type="dxa"/>
            <w:tcMar>
              <w:top w:w="100" w:type="dxa"/>
              <w:left w:w="100" w:type="dxa"/>
              <w:bottom w:w="100" w:type="dxa"/>
              <w:right w:w="100" w:type="dxa"/>
            </w:tcMar>
          </w:tcPr>
          <w:p w14:paraId="157EC47F" w14:textId="52A46B58" w:rsidR="00A27F45" w:rsidRPr="00F85CEA" w:rsidRDefault="002B3780">
            <w:pPr>
              <w:widowControl w:val="0"/>
              <w:spacing w:line="240" w:lineRule="auto"/>
            </w:pPr>
            <w:r w:rsidRPr="00F85CEA">
              <w:t>0.</w:t>
            </w:r>
            <w:r w:rsidR="00F85CEA" w:rsidRPr="00F85CEA">
              <w:t>71</w:t>
            </w:r>
          </w:p>
        </w:tc>
        <w:tc>
          <w:tcPr>
            <w:tcW w:w="1234" w:type="dxa"/>
            <w:tcMar>
              <w:top w:w="100" w:type="dxa"/>
              <w:left w:w="100" w:type="dxa"/>
              <w:bottom w:w="100" w:type="dxa"/>
              <w:right w:w="100" w:type="dxa"/>
            </w:tcMar>
          </w:tcPr>
          <w:p w14:paraId="3B44F442" w14:textId="77777777" w:rsidR="00A27F45" w:rsidRPr="00F85CEA" w:rsidRDefault="002B3780">
            <w:pPr>
              <w:widowControl w:val="0"/>
              <w:spacing w:line="240" w:lineRule="auto"/>
            </w:pPr>
            <w:r w:rsidRPr="00F85CEA">
              <w:t>1 / 2.29</w:t>
            </w:r>
          </w:p>
        </w:tc>
      </w:tr>
      <w:tr w:rsidR="00A27F45" w14:paraId="2B6300D6" w14:textId="77777777" w:rsidTr="002D7C74">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0C3D5D" w14:textId="77777777" w:rsidR="00A27F45" w:rsidRPr="002D7C74" w:rsidRDefault="002B3780">
            <w:pPr>
              <w:widowControl w:val="0"/>
              <w:spacing w:line="240" w:lineRule="auto"/>
              <w:rPr>
                <w:i/>
                <w:iCs/>
              </w:rPr>
            </w:pPr>
            <w:r w:rsidRPr="002D7C74">
              <w:rPr>
                <w:i/>
                <w:iCs/>
              </w:rPr>
              <w:t>preSMA</w:t>
            </w:r>
          </w:p>
        </w:tc>
        <w:tc>
          <w:tcPr>
            <w:tcW w:w="1234" w:type="dxa"/>
            <w:tcMar>
              <w:top w:w="100" w:type="dxa"/>
              <w:left w:w="100" w:type="dxa"/>
              <w:bottom w:w="100" w:type="dxa"/>
              <w:right w:w="100" w:type="dxa"/>
            </w:tcMar>
          </w:tcPr>
          <w:p w14:paraId="009AFE3E" w14:textId="08B6FF4A" w:rsidR="00A27F45" w:rsidRPr="002D7C74" w:rsidRDefault="002B3780">
            <w:pPr>
              <w:widowControl w:val="0"/>
              <w:spacing w:line="240" w:lineRule="auto"/>
              <w:rPr>
                <w:i/>
                <w:iCs/>
              </w:rPr>
            </w:pPr>
            <w:r w:rsidRPr="002D7C74">
              <w:rPr>
                <w:i/>
                <w:iCs/>
              </w:rPr>
              <w:t>0.006</w:t>
            </w:r>
          </w:p>
        </w:tc>
        <w:tc>
          <w:tcPr>
            <w:tcW w:w="1234" w:type="dxa"/>
            <w:tcMar>
              <w:top w:w="100" w:type="dxa"/>
              <w:left w:w="100" w:type="dxa"/>
              <w:bottom w:w="100" w:type="dxa"/>
              <w:right w:w="100" w:type="dxa"/>
            </w:tcMar>
          </w:tcPr>
          <w:p w14:paraId="551841C0" w14:textId="6F6C7812" w:rsidR="00A27F45" w:rsidRPr="002D7C74" w:rsidRDefault="002B3780">
            <w:pPr>
              <w:widowControl w:val="0"/>
              <w:spacing w:line="240" w:lineRule="auto"/>
              <w:rPr>
                <w:i/>
                <w:iCs/>
              </w:rPr>
            </w:pPr>
            <w:r w:rsidRPr="002D7C74">
              <w:rPr>
                <w:i/>
                <w:iCs/>
              </w:rPr>
              <w:t>0.20</w:t>
            </w:r>
          </w:p>
        </w:tc>
        <w:tc>
          <w:tcPr>
            <w:tcW w:w="1234" w:type="dxa"/>
            <w:tcMar>
              <w:top w:w="100" w:type="dxa"/>
              <w:left w:w="100" w:type="dxa"/>
              <w:bottom w:w="100" w:type="dxa"/>
              <w:right w:w="100" w:type="dxa"/>
            </w:tcMar>
          </w:tcPr>
          <w:p w14:paraId="1E9F498E" w14:textId="2F47419A" w:rsidR="00A27F45" w:rsidRPr="002D7C74" w:rsidRDefault="002B3780">
            <w:pPr>
              <w:widowControl w:val="0"/>
              <w:spacing w:line="240" w:lineRule="auto"/>
              <w:rPr>
                <w:i/>
                <w:iCs/>
              </w:rPr>
            </w:pPr>
            <w:r w:rsidRPr="002D7C74">
              <w:rPr>
                <w:i/>
                <w:iCs/>
              </w:rPr>
              <w:t>0.84</w:t>
            </w:r>
          </w:p>
        </w:tc>
        <w:tc>
          <w:tcPr>
            <w:tcW w:w="1234" w:type="dxa"/>
            <w:tcMar>
              <w:top w:w="100" w:type="dxa"/>
              <w:left w:w="100" w:type="dxa"/>
              <w:bottom w:w="100" w:type="dxa"/>
              <w:right w:w="100" w:type="dxa"/>
            </w:tcMar>
          </w:tcPr>
          <w:p w14:paraId="5FD5939E" w14:textId="5BAC7C8C" w:rsidR="00A27F45" w:rsidRPr="002D7C74" w:rsidRDefault="002B3780">
            <w:pPr>
              <w:widowControl w:val="0"/>
              <w:spacing w:line="240" w:lineRule="auto"/>
              <w:rPr>
                <w:i/>
                <w:iCs/>
              </w:rPr>
            </w:pPr>
            <w:r w:rsidRPr="002D7C74">
              <w:rPr>
                <w:i/>
                <w:iCs/>
              </w:rPr>
              <w:t>0.</w:t>
            </w:r>
            <w:r w:rsidR="00F85CEA" w:rsidRPr="002D7C74">
              <w:rPr>
                <w:i/>
                <w:iCs/>
              </w:rPr>
              <w:t>18</w:t>
            </w:r>
          </w:p>
        </w:tc>
        <w:tc>
          <w:tcPr>
            <w:tcW w:w="1234" w:type="dxa"/>
            <w:tcMar>
              <w:top w:w="100" w:type="dxa"/>
              <w:left w:w="100" w:type="dxa"/>
              <w:bottom w:w="100" w:type="dxa"/>
              <w:right w:w="100" w:type="dxa"/>
            </w:tcMar>
          </w:tcPr>
          <w:p w14:paraId="1F8CF5BC" w14:textId="0332EB44" w:rsidR="00A27F45" w:rsidRPr="002D7C74" w:rsidRDefault="002B3780">
            <w:pPr>
              <w:widowControl w:val="0"/>
              <w:spacing w:line="240" w:lineRule="auto"/>
              <w:rPr>
                <w:i/>
                <w:iCs/>
              </w:rPr>
            </w:pPr>
            <w:r w:rsidRPr="002D7C74">
              <w:rPr>
                <w:i/>
                <w:iCs/>
              </w:rPr>
              <w:t>0.</w:t>
            </w:r>
            <w:r w:rsidR="00F85CEA" w:rsidRPr="002D7C74">
              <w:rPr>
                <w:i/>
                <w:iCs/>
              </w:rPr>
              <w:t>71</w:t>
            </w:r>
          </w:p>
        </w:tc>
        <w:tc>
          <w:tcPr>
            <w:tcW w:w="1234" w:type="dxa"/>
            <w:tcMar>
              <w:top w:w="100" w:type="dxa"/>
              <w:left w:w="100" w:type="dxa"/>
              <w:bottom w:w="100" w:type="dxa"/>
              <w:right w:w="100" w:type="dxa"/>
            </w:tcMar>
          </w:tcPr>
          <w:p w14:paraId="7DBBDEE5" w14:textId="77777777" w:rsidR="00A27F45" w:rsidRPr="002D7C74" w:rsidRDefault="002B3780">
            <w:pPr>
              <w:widowControl w:val="0"/>
              <w:spacing w:line="240" w:lineRule="auto"/>
              <w:rPr>
                <w:i/>
                <w:iCs/>
              </w:rPr>
            </w:pPr>
            <w:r w:rsidRPr="002D7C74">
              <w:rPr>
                <w:i/>
                <w:iCs/>
              </w:rPr>
              <w:t>1 / 5.43</w:t>
            </w:r>
          </w:p>
        </w:tc>
      </w:tr>
    </w:tbl>
    <w:p w14:paraId="1023DF25" w14:textId="77777777" w:rsidR="00A27F45" w:rsidRDefault="00A27F45">
      <w:pPr>
        <w:ind w:left="720"/>
      </w:pPr>
    </w:p>
    <w:p w14:paraId="4B345A45" w14:textId="77777777" w:rsidR="00A27F45" w:rsidRDefault="002B3780">
      <w:pPr>
        <w:ind w:left="720"/>
      </w:pPr>
      <w:r>
        <w:rPr>
          <w:color w:val="434343"/>
          <w:sz w:val="28"/>
          <w:szCs w:val="28"/>
        </w:rPr>
        <w:t>Categorical DM:</w:t>
      </w:r>
    </w:p>
    <w:tbl>
      <w:tblPr>
        <w:tblStyle w:val="5"/>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5"/>
        <w:gridCol w:w="1235"/>
        <w:gridCol w:w="1234"/>
        <w:gridCol w:w="1234"/>
        <w:gridCol w:w="1234"/>
        <w:gridCol w:w="1234"/>
        <w:gridCol w:w="1234"/>
      </w:tblGrid>
      <w:tr w:rsidR="00A27F45" w14:paraId="1F293D84" w14:textId="77777777" w:rsidTr="002D7C74">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77DC03" w14:textId="77777777" w:rsidR="00A27F45" w:rsidRDefault="002B3780">
            <w:pPr>
              <w:widowControl w:val="0"/>
              <w:spacing w:line="240" w:lineRule="auto"/>
            </w:pPr>
            <w:r>
              <w:t>region</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03BDA" w14:textId="77777777" w:rsidR="00A27F45" w:rsidRDefault="002B3780">
            <w:pPr>
              <w:widowControl w:val="0"/>
              <w:spacing w:line="240" w:lineRule="auto"/>
            </w:pPr>
            <w:r>
              <w:t>mean</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4EF17" w14:textId="77777777" w:rsidR="00A27F45" w:rsidRDefault="002B3780">
            <w:pPr>
              <w:widowControl w:val="0"/>
              <w:spacing w:line="240" w:lineRule="auto"/>
            </w:pPr>
            <w:r>
              <w:t>t value</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5177A" w14:textId="77777777" w:rsidR="00A27F45" w:rsidRDefault="002B3780">
            <w:pPr>
              <w:widowControl w:val="0"/>
              <w:spacing w:line="240" w:lineRule="auto"/>
            </w:pPr>
            <w:r>
              <w:t>p value</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B28028" w14:textId="77777777" w:rsidR="00A27F45" w:rsidRDefault="002B3780">
            <w:pPr>
              <w:widowControl w:val="0"/>
              <w:spacing w:line="240" w:lineRule="auto"/>
            </w:pPr>
            <w:r>
              <w:t>std</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EB5A65" w14:textId="77777777" w:rsidR="00A27F45" w:rsidRDefault="002B3780">
            <w:pPr>
              <w:widowControl w:val="0"/>
              <w:spacing w:line="240" w:lineRule="auto"/>
            </w:pPr>
            <w:r>
              <w:t>Scaling factor</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F7A2B2" w14:textId="77777777" w:rsidR="00A27F45" w:rsidRDefault="002B3780">
            <w:pPr>
              <w:widowControl w:val="0"/>
              <w:spacing w:line="240" w:lineRule="auto"/>
            </w:pPr>
            <w:r>
              <w:t>Bayes Factor</w:t>
            </w:r>
          </w:p>
        </w:tc>
      </w:tr>
      <w:tr w:rsidR="00A27F45" w14:paraId="2ADF19F8" w14:textId="77777777" w:rsidTr="002D7C74">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9A2EF" w14:textId="77777777" w:rsidR="00A27F45" w:rsidRPr="002D7C74" w:rsidRDefault="002B3780">
            <w:pPr>
              <w:widowControl w:val="0"/>
              <w:spacing w:line="240" w:lineRule="auto"/>
              <w:rPr>
                <w:i/>
                <w:iCs/>
              </w:rPr>
            </w:pPr>
            <w:r w:rsidRPr="002D7C74">
              <w:rPr>
                <w:i/>
                <w:iCs/>
              </w:rPr>
              <w:t>FPl</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5C6438" w14:textId="53785277" w:rsidR="00A27F45" w:rsidRPr="002D7C74" w:rsidRDefault="002B3780">
            <w:pPr>
              <w:widowControl w:val="0"/>
              <w:spacing w:line="240" w:lineRule="auto"/>
              <w:rPr>
                <w:i/>
                <w:iCs/>
              </w:rPr>
            </w:pPr>
            <w:r w:rsidRPr="002D7C74">
              <w:rPr>
                <w:i/>
                <w:iCs/>
              </w:rPr>
              <w:t>-0.001</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D976D" w14:textId="4A007301" w:rsidR="00A27F45" w:rsidRPr="002D7C74" w:rsidRDefault="002B3780">
            <w:pPr>
              <w:widowControl w:val="0"/>
              <w:spacing w:line="240" w:lineRule="auto"/>
              <w:rPr>
                <w:i/>
                <w:iCs/>
              </w:rPr>
            </w:pPr>
            <w:r w:rsidRPr="002D7C74">
              <w:rPr>
                <w:i/>
                <w:iCs/>
              </w:rPr>
              <w:t>-0.</w:t>
            </w:r>
            <w:r w:rsidR="00F85CEA" w:rsidRPr="002D7C74">
              <w:rPr>
                <w:i/>
                <w:iCs/>
              </w:rPr>
              <w:t>06</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271DB2" w14:textId="0E48BAB1" w:rsidR="00A27F45" w:rsidRPr="002D7C74" w:rsidRDefault="002B3780">
            <w:pPr>
              <w:widowControl w:val="0"/>
              <w:spacing w:line="240" w:lineRule="auto"/>
              <w:rPr>
                <w:i/>
                <w:iCs/>
              </w:rPr>
            </w:pPr>
            <w:r w:rsidRPr="002D7C74">
              <w:rPr>
                <w:i/>
                <w:iCs/>
              </w:rPr>
              <w:t>0.95</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AAFB1F" w14:textId="172EDD2A" w:rsidR="00A27F45" w:rsidRPr="002D7C74" w:rsidRDefault="002B3780">
            <w:pPr>
              <w:widowControl w:val="0"/>
              <w:spacing w:line="240" w:lineRule="auto"/>
              <w:rPr>
                <w:i/>
                <w:iCs/>
              </w:rPr>
            </w:pPr>
            <w:r w:rsidRPr="002D7C74">
              <w:rPr>
                <w:i/>
                <w:iCs/>
              </w:rPr>
              <w:t>0.13</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70BCB6" w14:textId="7BE744F5" w:rsidR="00A27F45" w:rsidRPr="002D7C74" w:rsidRDefault="002B3780">
            <w:pPr>
              <w:widowControl w:val="0"/>
              <w:spacing w:line="240" w:lineRule="auto"/>
              <w:rPr>
                <w:i/>
                <w:iCs/>
              </w:rPr>
            </w:pPr>
            <w:r w:rsidRPr="002D7C74">
              <w:rPr>
                <w:i/>
                <w:iCs/>
              </w:rPr>
              <w:t>0.</w:t>
            </w:r>
            <w:r w:rsidR="00F85CEA" w:rsidRPr="002D7C74">
              <w:rPr>
                <w:i/>
                <w:iCs/>
              </w:rPr>
              <w:t>35</w:t>
            </w:r>
          </w:p>
        </w:tc>
        <w:tc>
          <w:tcPr>
            <w:tcW w:w="1234" w:type="dxa"/>
            <w:tcBorders>
              <w:left w:val="single" w:sz="8" w:space="0" w:color="000000"/>
            </w:tcBorders>
            <w:tcMar>
              <w:top w:w="100" w:type="dxa"/>
              <w:left w:w="100" w:type="dxa"/>
              <w:bottom w:w="100" w:type="dxa"/>
              <w:right w:w="100" w:type="dxa"/>
            </w:tcMar>
          </w:tcPr>
          <w:p w14:paraId="290473E6" w14:textId="77777777" w:rsidR="00A27F45" w:rsidRPr="002D7C74" w:rsidRDefault="002B3780">
            <w:pPr>
              <w:widowControl w:val="0"/>
              <w:spacing w:line="240" w:lineRule="auto"/>
              <w:rPr>
                <w:i/>
                <w:iCs/>
              </w:rPr>
            </w:pPr>
            <w:r w:rsidRPr="002D7C74">
              <w:rPr>
                <w:i/>
                <w:iCs/>
              </w:rPr>
              <w:t>1 / 3.04</w:t>
            </w:r>
          </w:p>
        </w:tc>
      </w:tr>
      <w:tr w:rsidR="00A27F45" w14:paraId="5D4B0511" w14:textId="77777777" w:rsidTr="002D7C74">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F409A6" w14:textId="77777777" w:rsidR="00A27F45" w:rsidRPr="002D7C74" w:rsidRDefault="002B3780">
            <w:pPr>
              <w:widowControl w:val="0"/>
              <w:spacing w:line="240" w:lineRule="auto"/>
              <w:rPr>
                <w:i/>
                <w:iCs/>
              </w:rPr>
            </w:pPr>
            <w:r w:rsidRPr="002D7C74">
              <w:rPr>
                <w:i/>
                <w:iCs/>
              </w:rPr>
              <w:t>FPm</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2F4E0" w14:textId="724D6DC0" w:rsidR="00A27F45" w:rsidRPr="002D7C74" w:rsidRDefault="002B3780">
            <w:pPr>
              <w:widowControl w:val="0"/>
              <w:spacing w:line="240" w:lineRule="auto"/>
              <w:rPr>
                <w:i/>
                <w:iCs/>
              </w:rPr>
            </w:pPr>
            <w:r w:rsidRPr="002D7C74">
              <w:rPr>
                <w:i/>
                <w:iCs/>
              </w:rPr>
              <w:t>-0.</w:t>
            </w:r>
            <w:r w:rsidR="00F85CEA" w:rsidRPr="002D7C74">
              <w:rPr>
                <w:i/>
                <w:iCs/>
              </w:rPr>
              <w:t>01</w:t>
            </w:r>
          </w:p>
        </w:tc>
        <w:tc>
          <w:tcPr>
            <w:tcW w:w="1234" w:type="dxa"/>
            <w:tcMar>
              <w:top w:w="100" w:type="dxa"/>
              <w:left w:w="100" w:type="dxa"/>
              <w:bottom w:w="100" w:type="dxa"/>
              <w:right w:w="100" w:type="dxa"/>
            </w:tcMar>
          </w:tcPr>
          <w:p w14:paraId="141931D5" w14:textId="1F785D9B" w:rsidR="00A27F45" w:rsidRPr="002D7C74" w:rsidRDefault="002B3780">
            <w:pPr>
              <w:widowControl w:val="0"/>
              <w:spacing w:line="240" w:lineRule="auto"/>
              <w:rPr>
                <w:i/>
                <w:iCs/>
              </w:rPr>
            </w:pPr>
            <w:r w:rsidRPr="002D7C74">
              <w:rPr>
                <w:i/>
                <w:iCs/>
              </w:rPr>
              <w:t>-0.</w:t>
            </w:r>
            <w:r w:rsidR="00F85CEA" w:rsidRPr="002D7C74">
              <w:rPr>
                <w:i/>
                <w:iCs/>
              </w:rPr>
              <w:t>41</w:t>
            </w:r>
          </w:p>
        </w:tc>
        <w:tc>
          <w:tcPr>
            <w:tcW w:w="1234" w:type="dxa"/>
            <w:tcMar>
              <w:top w:w="100" w:type="dxa"/>
              <w:left w:w="100" w:type="dxa"/>
              <w:bottom w:w="100" w:type="dxa"/>
              <w:right w:w="100" w:type="dxa"/>
            </w:tcMar>
          </w:tcPr>
          <w:p w14:paraId="259986FB" w14:textId="67ABCAB7" w:rsidR="00A27F45" w:rsidRPr="002D7C74" w:rsidRDefault="002B3780">
            <w:pPr>
              <w:widowControl w:val="0"/>
              <w:spacing w:line="240" w:lineRule="auto"/>
              <w:rPr>
                <w:i/>
                <w:iCs/>
              </w:rPr>
            </w:pPr>
            <w:r w:rsidRPr="002D7C74">
              <w:rPr>
                <w:i/>
                <w:iCs/>
              </w:rPr>
              <w:t>0.</w:t>
            </w:r>
            <w:r w:rsidR="00F85CEA" w:rsidRPr="002D7C74">
              <w:rPr>
                <w:i/>
                <w:iCs/>
              </w:rPr>
              <w:t>69</w:t>
            </w:r>
          </w:p>
        </w:tc>
        <w:tc>
          <w:tcPr>
            <w:tcW w:w="1234" w:type="dxa"/>
            <w:tcMar>
              <w:top w:w="100" w:type="dxa"/>
              <w:left w:w="100" w:type="dxa"/>
              <w:bottom w:w="100" w:type="dxa"/>
              <w:right w:w="100" w:type="dxa"/>
            </w:tcMar>
          </w:tcPr>
          <w:p w14:paraId="0DDC136B" w14:textId="448CAC4A" w:rsidR="00A27F45" w:rsidRPr="002D7C74" w:rsidRDefault="002B3780">
            <w:pPr>
              <w:widowControl w:val="0"/>
              <w:spacing w:line="240" w:lineRule="auto"/>
              <w:rPr>
                <w:i/>
                <w:iCs/>
              </w:rPr>
            </w:pPr>
            <w:r w:rsidRPr="002D7C74">
              <w:rPr>
                <w:i/>
                <w:iCs/>
              </w:rPr>
              <w:t>0.11</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E1A73E" w14:textId="63BA7C9B" w:rsidR="00A27F45" w:rsidRPr="002D7C74" w:rsidRDefault="002B3780">
            <w:pPr>
              <w:widowControl w:val="0"/>
              <w:spacing w:line="240" w:lineRule="auto"/>
              <w:rPr>
                <w:i/>
                <w:iCs/>
              </w:rPr>
            </w:pPr>
            <w:r w:rsidRPr="002D7C74">
              <w:rPr>
                <w:i/>
                <w:iCs/>
              </w:rPr>
              <w:t>0.45</w:t>
            </w:r>
          </w:p>
        </w:tc>
        <w:tc>
          <w:tcPr>
            <w:tcW w:w="1234" w:type="dxa"/>
            <w:tcBorders>
              <w:left w:val="single" w:sz="8" w:space="0" w:color="000000"/>
            </w:tcBorders>
            <w:tcMar>
              <w:top w:w="100" w:type="dxa"/>
              <w:left w:w="100" w:type="dxa"/>
              <w:bottom w:w="100" w:type="dxa"/>
              <w:right w:w="100" w:type="dxa"/>
            </w:tcMar>
          </w:tcPr>
          <w:p w14:paraId="41D9D847" w14:textId="77777777" w:rsidR="00A27F45" w:rsidRPr="002D7C74" w:rsidRDefault="002B3780">
            <w:pPr>
              <w:widowControl w:val="0"/>
              <w:spacing w:line="240" w:lineRule="auto"/>
              <w:rPr>
                <w:i/>
                <w:iCs/>
              </w:rPr>
            </w:pPr>
            <w:r w:rsidRPr="002D7C74">
              <w:rPr>
                <w:i/>
                <w:iCs/>
              </w:rPr>
              <w:t>1 / 3.49</w:t>
            </w:r>
          </w:p>
        </w:tc>
      </w:tr>
      <w:tr w:rsidR="00A27F45" w14:paraId="691593C0" w14:textId="77777777" w:rsidTr="002D7C74">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E3EE2" w14:textId="77777777" w:rsidR="00A27F45" w:rsidRDefault="002B3780">
            <w:pPr>
              <w:widowControl w:val="0"/>
              <w:spacing w:line="240" w:lineRule="auto"/>
            </w:pPr>
            <w:r>
              <w:t>BA46</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8F388C" w14:textId="044B2B77" w:rsidR="00A27F45" w:rsidRDefault="002B3780">
            <w:pPr>
              <w:widowControl w:val="0"/>
              <w:spacing w:line="240" w:lineRule="auto"/>
            </w:pPr>
            <w:r>
              <w:t>-0.</w:t>
            </w:r>
            <w:r w:rsidR="00F85CEA">
              <w:t>01</w:t>
            </w:r>
          </w:p>
        </w:tc>
        <w:tc>
          <w:tcPr>
            <w:tcW w:w="1234" w:type="dxa"/>
            <w:tcMar>
              <w:top w:w="100" w:type="dxa"/>
              <w:left w:w="100" w:type="dxa"/>
              <w:bottom w:w="100" w:type="dxa"/>
              <w:right w:w="100" w:type="dxa"/>
            </w:tcMar>
          </w:tcPr>
          <w:p w14:paraId="6C792188" w14:textId="52CF2FF3" w:rsidR="00A27F45" w:rsidRDefault="002B3780">
            <w:pPr>
              <w:widowControl w:val="0"/>
              <w:spacing w:line="240" w:lineRule="auto"/>
            </w:pPr>
            <w:r>
              <w:t>-0.</w:t>
            </w:r>
            <w:r w:rsidR="00F85CEA">
              <w:t>37</w:t>
            </w:r>
          </w:p>
        </w:tc>
        <w:tc>
          <w:tcPr>
            <w:tcW w:w="1234" w:type="dxa"/>
            <w:tcMar>
              <w:top w:w="100" w:type="dxa"/>
              <w:left w:w="100" w:type="dxa"/>
              <w:bottom w:w="100" w:type="dxa"/>
              <w:right w:w="100" w:type="dxa"/>
            </w:tcMar>
          </w:tcPr>
          <w:p w14:paraId="7E0853F7" w14:textId="716F4E32" w:rsidR="00A27F45" w:rsidRDefault="002B3780">
            <w:pPr>
              <w:widowControl w:val="0"/>
              <w:spacing w:line="240" w:lineRule="auto"/>
            </w:pPr>
            <w:r>
              <w:t>0.71</w:t>
            </w:r>
          </w:p>
        </w:tc>
        <w:tc>
          <w:tcPr>
            <w:tcW w:w="1234" w:type="dxa"/>
            <w:tcMar>
              <w:top w:w="100" w:type="dxa"/>
              <w:left w:w="100" w:type="dxa"/>
              <w:bottom w:w="100" w:type="dxa"/>
              <w:right w:w="100" w:type="dxa"/>
            </w:tcMar>
          </w:tcPr>
          <w:p w14:paraId="208A2AC9" w14:textId="5617DAF6" w:rsidR="00A27F45" w:rsidRDefault="002B3780">
            <w:pPr>
              <w:widowControl w:val="0"/>
              <w:spacing w:line="240" w:lineRule="auto"/>
            </w:pPr>
            <w:r>
              <w:t>0.</w:t>
            </w:r>
            <w:r w:rsidR="00F85CEA">
              <w:t>11</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9824D4" w14:textId="6C37E083" w:rsidR="00A27F45" w:rsidRDefault="002B3780">
            <w:pPr>
              <w:widowControl w:val="0"/>
              <w:spacing w:line="240" w:lineRule="auto"/>
            </w:pPr>
            <w:r>
              <w:t>0.</w:t>
            </w:r>
            <w:r w:rsidR="00F85CEA">
              <w:t>15</w:t>
            </w:r>
          </w:p>
        </w:tc>
        <w:tc>
          <w:tcPr>
            <w:tcW w:w="1234" w:type="dxa"/>
            <w:tcBorders>
              <w:left w:val="single" w:sz="8" w:space="0" w:color="000000"/>
            </w:tcBorders>
            <w:tcMar>
              <w:top w:w="100" w:type="dxa"/>
              <w:left w:w="100" w:type="dxa"/>
              <w:bottom w:w="100" w:type="dxa"/>
              <w:right w:w="100" w:type="dxa"/>
            </w:tcMar>
          </w:tcPr>
          <w:p w14:paraId="3AC9C19E" w14:textId="77777777" w:rsidR="00A27F45" w:rsidRDefault="002B3780">
            <w:pPr>
              <w:widowControl w:val="0"/>
              <w:spacing w:line="240" w:lineRule="auto"/>
            </w:pPr>
            <w:r>
              <w:t>1/ 1.71</w:t>
            </w:r>
          </w:p>
        </w:tc>
      </w:tr>
      <w:tr w:rsidR="00A27F45" w14:paraId="1C004E2D" w14:textId="77777777" w:rsidTr="002D7C74">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22648" w14:textId="77777777" w:rsidR="00A27F45" w:rsidRDefault="002B3780">
            <w:pPr>
              <w:widowControl w:val="0"/>
              <w:spacing w:line="240" w:lineRule="auto"/>
            </w:pPr>
            <w:r>
              <w:t>vmPFC</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389D3" w14:textId="36ACF6EE" w:rsidR="00A27F45" w:rsidRDefault="002B3780">
            <w:pPr>
              <w:widowControl w:val="0"/>
              <w:spacing w:line="240" w:lineRule="auto"/>
            </w:pPr>
            <w:r>
              <w:t>-0.</w:t>
            </w:r>
            <w:r w:rsidR="00F85CEA">
              <w:t>01</w:t>
            </w:r>
          </w:p>
        </w:tc>
        <w:tc>
          <w:tcPr>
            <w:tcW w:w="1234" w:type="dxa"/>
            <w:tcMar>
              <w:top w:w="100" w:type="dxa"/>
              <w:left w:w="100" w:type="dxa"/>
              <w:bottom w:w="100" w:type="dxa"/>
              <w:right w:w="100" w:type="dxa"/>
            </w:tcMar>
          </w:tcPr>
          <w:p w14:paraId="309B2C42" w14:textId="2489CD52" w:rsidR="00A27F45" w:rsidRDefault="002B3780">
            <w:pPr>
              <w:widowControl w:val="0"/>
              <w:spacing w:line="240" w:lineRule="auto"/>
            </w:pPr>
            <w:r>
              <w:t>-0.</w:t>
            </w:r>
            <w:r w:rsidR="00F85CEA">
              <w:t>45</w:t>
            </w:r>
          </w:p>
        </w:tc>
        <w:tc>
          <w:tcPr>
            <w:tcW w:w="1234" w:type="dxa"/>
            <w:tcMar>
              <w:top w:w="100" w:type="dxa"/>
              <w:left w:w="100" w:type="dxa"/>
              <w:bottom w:w="100" w:type="dxa"/>
              <w:right w:w="100" w:type="dxa"/>
            </w:tcMar>
          </w:tcPr>
          <w:p w14:paraId="4BFDBA31" w14:textId="559699DB" w:rsidR="00A27F45" w:rsidRDefault="002B3780">
            <w:pPr>
              <w:widowControl w:val="0"/>
              <w:spacing w:line="240" w:lineRule="auto"/>
            </w:pPr>
            <w:r>
              <w:t>0.</w:t>
            </w:r>
            <w:r w:rsidR="00F85CEA">
              <w:t>66</w:t>
            </w:r>
          </w:p>
        </w:tc>
        <w:tc>
          <w:tcPr>
            <w:tcW w:w="1234" w:type="dxa"/>
            <w:tcMar>
              <w:top w:w="100" w:type="dxa"/>
              <w:left w:w="100" w:type="dxa"/>
              <w:bottom w:w="100" w:type="dxa"/>
              <w:right w:w="100" w:type="dxa"/>
            </w:tcMar>
          </w:tcPr>
          <w:p w14:paraId="5FDCB7F3" w14:textId="0D9942F3" w:rsidR="00A27F45" w:rsidRDefault="002B3780">
            <w:pPr>
              <w:widowControl w:val="0"/>
              <w:spacing w:line="240" w:lineRule="auto"/>
            </w:pPr>
            <w:r>
              <w:t>0.</w:t>
            </w:r>
            <w:r w:rsidR="00F85CEA">
              <w:t>13</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89D06D" w14:textId="4BAA1654" w:rsidR="00A27F45" w:rsidRDefault="002B3780">
            <w:pPr>
              <w:widowControl w:val="0"/>
              <w:spacing w:line="240" w:lineRule="auto"/>
            </w:pPr>
            <w:r>
              <w:t>0.28</w:t>
            </w:r>
          </w:p>
        </w:tc>
        <w:tc>
          <w:tcPr>
            <w:tcW w:w="1234" w:type="dxa"/>
            <w:tcMar>
              <w:top w:w="100" w:type="dxa"/>
              <w:left w:w="100" w:type="dxa"/>
              <w:bottom w:w="100" w:type="dxa"/>
              <w:right w:w="100" w:type="dxa"/>
            </w:tcMar>
          </w:tcPr>
          <w:p w14:paraId="0F0DB5B3" w14:textId="77777777" w:rsidR="00A27F45" w:rsidRDefault="002B3780">
            <w:pPr>
              <w:widowControl w:val="0"/>
              <w:spacing w:line="240" w:lineRule="auto"/>
            </w:pPr>
            <w:r>
              <w:t>1 / 2.42</w:t>
            </w:r>
          </w:p>
        </w:tc>
      </w:tr>
      <w:tr w:rsidR="00A27F45" w14:paraId="39B17890" w14:textId="77777777" w:rsidTr="002D7C74">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3C606" w14:textId="77777777" w:rsidR="00A27F45" w:rsidRPr="002D7C74" w:rsidRDefault="002B3780">
            <w:pPr>
              <w:widowControl w:val="0"/>
              <w:spacing w:line="240" w:lineRule="auto"/>
              <w:rPr>
                <w:i/>
                <w:iCs/>
              </w:rPr>
            </w:pPr>
            <w:r w:rsidRPr="002D7C74">
              <w:rPr>
                <w:i/>
                <w:iCs/>
              </w:rPr>
              <w:t>rTPJ</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90BE6E" w14:textId="57277B3E" w:rsidR="00A27F45" w:rsidRPr="002D7C74" w:rsidRDefault="002B3780">
            <w:pPr>
              <w:widowControl w:val="0"/>
              <w:spacing w:line="240" w:lineRule="auto"/>
              <w:rPr>
                <w:i/>
                <w:iCs/>
              </w:rPr>
            </w:pPr>
            <w:r w:rsidRPr="002D7C74">
              <w:rPr>
                <w:i/>
                <w:iCs/>
              </w:rPr>
              <w:t>0.003</w:t>
            </w:r>
          </w:p>
        </w:tc>
        <w:tc>
          <w:tcPr>
            <w:tcW w:w="1234" w:type="dxa"/>
            <w:tcMar>
              <w:top w:w="100" w:type="dxa"/>
              <w:left w:w="100" w:type="dxa"/>
              <w:bottom w:w="100" w:type="dxa"/>
              <w:right w:w="100" w:type="dxa"/>
            </w:tcMar>
          </w:tcPr>
          <w:p w14:paraId="3AE64B2B" w14:textId="20AFD47D" w:rsidR="00A27F45" w:rsidRPr="002D7C74" w:rsidRDefault="002B3780">
            <w:pPr>
              <w:widowControl w:val="0"/>
              <w:spacing w:line="240" w:lineRule="auto"/>
              <w:rPr>
                <w:i/>
                <w:iCs/>
              </w:rPr>
            </w:pPr>
            <w:r w:rsidRPr="002D7C74">
              <w:rPr>
                <w:i/>
                <w:iCs/>
              </w:rPr>
              <w:t>0.12</w:t>
            </w:r>
          </w:p>
        </w:tc>
        <w:tc>
          <w:tcPr>
            <w:tcW w:w="1234" w:type="dxa"/>
            <w:tcMar>
              <w:top w:w="100" w:type="dxa"/>
              <w:left w:w="100" w:type="dxa"/>
              <w:bottom w:w="100" w:type="dxa"/>
              <w:right w:w="100" w:type="dxa"/>
            </w:tcMar>
          </w:tcPr>
          <w:p w14:paraId="2FDE75DB" w14:textId="14778685" w:rsidR="00A27F45" w:rsidRPr="002D7C74" w:rsidRDefault="002B3780">
            <w:pPr>
              <w:widowControl w:val="0"/>
              <w:spacing w:line="240" w:lineRule="auto"/>
              <w:rPr>
                <w:i/>
                <w:iCs/>
              </w:rPr>
            </w:pPr>
            <w:r w:rsidRPr="002D7C74">
              <w:rPr>
                <w:i/>
                <w:iCs/>
              </w:rPr>
              <w:t>0.90</w:t>
            </w:r>
          </w:p>
        </w:tc>
        <w:tc>
          <w:tcPr>
            <w:tcW w:w="1234" w:type="dxa"/>
            <w:tcMar>
              <w:top w:w="100" w:type="dxa"/>
              <w:left w:w="100" w:type="dxa"/>
              <w:bottom w:w="100" w:type="dxa"/>
              <w:right w:w="100" w:type="dxa"/>
            </w:tcMar>
          </w:tcPr>
          <w:p w14:paraId="045C261C" w14:textId="48705E41" w:rsidR="00A27F45" w:rsidRPr="002D7C74" w:rsidRDefault="002B3780">
            <w:pPr>
              <w:widowControl w:val="0"/>
              <w:spacing w:line="240" w:lineRule="auto"/>
              <w:rPr>
                <w:i/>
                <w:iCs/>
              </w:rPr>
            </w:pPr>
            <w:r w:rsidRPr="002D7C74">
              <w:rPr>
                <w:i/>
                <w:iCs/>
              </w:rPr>
              <w:t>0.14</w:t>
            </w:r>
          </w:p>
        </w:tc>
        <w:tc>
          <w:tcPr>
            <w:tcW w:w="1234" w:type="dxa"/>
            <w:tcMar>
              <w:top w:w="100" w:type="dxa"/>
              <w:left w:w="100" w:type="dxa"/>
              <w:bottom w:w="100" w:type="dxa"/>
              <w:right w:w="100" w:type="dxa"/>
            </w:tcMar>
          </w:tcPr>
          <w:p w14:paraId="5E2EA197" w14:textId="19DCB776" w:rsidR="00A27F45" w:rsidRPr="002D7C74" w:rsidRDefault="002B3780">
            <w:pPr>
              <w:widowControl w:val="0"/>
              <w:spacing w:line="240" w:lineRule="auto"/>
              <w:rPr>
                <w:i/>
                <w:iCs/>
              </w:rPr>
            </w:pPr>
            <w:r w:rsidRPr="002D7C74">
              <w:rPr>
                <w:i/>
                <w:iCs/>
              </w:rPr>
              <w:t>0.</w:t>
            </w:r>
            <w:r w:rsidR="00F85CEA" w:rsidRPr="002D7C74">
              <w:rPr>
                <w:i/>
                <w:iCs/>
              </w:rPr>
              <w:t>71</w:t>
            </w:r>
          </w:p>
        </w:tc>
        <w:tc>
          <w:tcPr>
            <w:tcW w:w="1234" w:type="dxa"/>
            <w:tcMar>
              <w:top w:w="100" w:type="dxa"/>
              <w:left w:w="100" w:type="dxa"/>
              <w:bottom w:w="100" w:type="dxa"/>
              <w:right w:w="100" w:type="dxa"/>
            </w:tcMar>
          </w:tcPr>
          <w:p w14:paraId="3DF9F825" w14:textId="77777777" w:rsidR="00A27F45" w:rsidRPr="002D7C74" w:rsidRDefault="002B3780">
            <w:pPr>
              <w:widowControl w:val="0"/>
              <w:spacing w:line="240" w:lineRule="auto"/>
              <w:rPr>
                <w:i/>
                <w:iCs/>
              </w:rPr>
            </w:pPr>
            <w:r w:rsidRPr="002D7C74">
              <w:rPr>
                <w:i/>
                <w:iCs/>
              </w:rPr>
              <w:t>1 / 5.48</w:t>
            </w:r>
          </w:p>
        </w:tc>
      </w:tr>
      <w:tr w:rsidR="00A27F45" w14:paraId="3F8AC171" w14:textId="77777777" w:rsidTr="002D7C74">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6AECF9" w14:textId="77777777" w:rsidR="00A27F45" w:rsidRDefault="002B3780">
            <w:pPr>
              <w:widowControl w:val="0"/>
              <w:spacing w:line="240" w:lineRule="auto"/>
            </w:pPr>
            <w:r>
              <w:t>rSTS</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2034B" w14:textId="4376E729" w:rsidR="00A27F45" w:rsidRDefault="002B3780">
            <w:pPr>
              <w:widowControl w:val="0"/>
              <w:spacing w:line="240" w:lineRule="auto"/>
            </w:pPr>
            <w:r>
              <w:t>0.02</w:t>
            </w:r>
          </w:p>
        </w:tc>
        <w:tc>
          <w:tcPr>
            <w:tcW w:w="1234" w:type="dxa"/>
            <w:tcMar>
              <w:top w:w="100" w:type="dxa"/>
              <w:left w:w="100" w:type="dxa"/>
              <w:bottom w:w="100" w:type="dxa"/>
              <w:right w:w="100" w:type="dxa"/>
            </w:tcMar>
          </w:tcPr>
          <w:p w14:paraId="7315313B" w14:textId="438ED9B3" w:rsidR="00A27F45" w:rsidRDefault="002B3780">
            <w:pPr>
              <w:widowControl w:val="0"/>
              <w:spacing w:line="240" w:lineRule="auto"/>
            </w:pPr>
            <w:r>
              <w:t>1.21</w:t>
            </w:r>
          </w:p>
        </w:tc>
        <w:tc>
          <w:tcPr>
            <w:tcW w:w="1234" w:type="dxa"/>
            <w:tcMar>
              <w:top w:w="100" w:type="dxa"/>
              <w:left w:w="100" w:type="dxa"/>
              <w:bottom w:w="100" w:type="dxa"/>
              <w:right w:w="100" w:type="dxa"/>
            </w:tcMar>
          </w:tcPr>
          <w:p w14:paraId="0F0E8E3C" w14:textId="5A427EA5" w:rsidR="00A27F45" w:rsidRDefault="002B3780">
            <w:pPr>
              <w:widowControl w:val="0"/>
              <w:spacing w:line="240" w:lineRule="auto"/>
            </w:pPr>
            <w:r>
              <w:t>0.23</w:t>
            </w:r>
          </w:p>
        </w:tc>
        <w:tc>
          <w:tcPr>
            <w:tcW w:w="1234" w:type="dxa"/>
            <w:tcMar>
              <w:top w:w="100" w:type="dxa"/>
              <w:left w:w="100" w:type="dxa"/>
              <w:bottom w:w="100" w:type="dxa"/>
              <w:right w:w="100" w:type="dxa"/>
            </w:tcMar>
          </w:tcPr>
          <w:p w14:paraId="3C73598E" w14:textId="440158E2" w:rsidR="00A27F45" w:rsidRDefault="002B3780">
            <w:pPr>
              <w:widowControl w:val="0"/>
              <w:spacing w:line="240" w:lineRule="auto"/>
            </w:pPr>
            <w:r>
              <w:t>0.12</w:t>
            </w:r>
          </w:p>
        </w:tc>
        <w:tc>
          <w:tcPr>
            <w:tcW w:w="1234" w:type="dxa"/>
            <w:tcMar>
              <w:top w:w="100" w:type="dxa"/>
              <w:left w:w="100" w:type="dxa"/>
              <w:bottom w:w="100" w:type="dxa"/>
              <w:right w:w="100" w:type="dxa"/>
            </w:tcMar>
          </w:tcPr>
          <w:p w14:paraId="303F7A8C" w14:textId="02BBA0E2" w:rsidR="00A27F45" w:rsidRDefault="002B3780">
            <w:pPr>
              <w:widowControl w:val="0"/>
              <w:spacing w:line="240" w:lineRule="auto"/>
            </w:pPr>
            <w:r>
              <w:t>0.</w:t>
            </w:r>
            <w:r w:rsidR="00F85CEA">
              <w:t>71</w:t>
            </w:r>
          </w:p>
        </w:tc>
        <w:tc>
          <w:tcPr>
            <w:tcW w:w="1234" w:type="dxa"/>
            <w:tcMar>
              <w:top w:w="100" w:type="dxa"/>
              <w:left w:w="100" w:type="dxa"/>
              <w:bottom w:w="100" w:type="dxa"/>
              <w:right w:w="100" w:type="dxa"/>
            </w:tcMar>
          </w:tcPr>
          <w:p w14:paraId="0E4D1E29" w14:textId="77777777" w:rsidR="00A27F45" w:rsidRDefault="002B3780">
            <w:pPr>
              <w:widowControl w:val="0"/>
              <w:spacing w:line="240" w:lineRule="auto"/>
            </w:pPr>
            <w:r>
              <w:t>1 / 2.82</w:t>
            </w:r>
          </w:p>
        </w:tc>
      </w:tr>
      <w:tr w:rsidR="00A27F45" w14:paraId="0BD473F6" w14:textId="77777777" w:rsidTr="002D7C74">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2BEEE2" w14:textId="77777777" w:rsidR="00A27F45" w:rsidRPr="002D7C74" w:rsidRDefault="002B3780">
            <w:pPr>
              <w:widowControl w:val="0"/>
              <w:spacing w:line="240" w:lineRule="auto"/>
              <w:rPr>
                <w:i/>
                <w:iCs/>
              </w:rPr>
            </w:pPr>
            <w:r w:rsidRPr="002D7C74">
              <w:rPr>
                <w:i/>
                <w:iCs/>
              </w:rPr>
              <w:t>preSMA</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781DFB" w14:textId="7317BC37" w:rsidR="00A27F45" w:rsidRPr="002D7C74" w:rsidRDefault="002B3780">
            <w:pPr>
              <w:widowControl w:val="0"/>
              <w:spacing w:line="240" w:lineRule="auto"/>
              <w:rPr>
                <w:i/>
                <w:iCs/>
              </w:rPr>
            </w:pPr>
            <w:r w:rsidRPr="002D7C74">
              <w:rPr>
                <w:i/>
                <w:iCs/>
              </w:rPr>
              <w:t>0.01</w:t>
            </w:r>
          </w:p>
        </w:tc>
        <w:tc>
          <w:tcPr>
            <w:tcW w:w="1234" w:type="dxa"/>
            <w:tcMar>
              <w:top w:w="100" w:type="dxa"/>
              <w:left w:w="100" w:type="dxa"/>
              <w:bottom w:w="100" w:type="dxa"/>
              <w:right w:w="100" w:type="dxa"/>
            </w:tcMar>
          </w:tcPr>
          <w:p w14:paraId="5C2303C5" w14:textId="709C7A13" w:rsidR="00A27F45" w:rsidRPr="002D7C74" w:rsidRDefault="002B3780">
            <w:pPr>
              <w:widowControl w:val="0"/>
              <w:spacing w:line="240" w:lineRule="auto"/>
              <w:rPr>
                <w:i/>
                <w:iCs/>
              </w:rPr>
            </w:pPr>
            <w:r w:rsidRPr="002D7C74">
              <w:rPr>
                <w:i/>
                <w:iCs/>
              </w:rPr>
              <w:t>0.</w:t>
            </w:r>
            <w:r w:rsidR="00F85CEA" w:rsidRPr="002D7C74">
              <w:rPr>
                <w:i/>
                <w:iCs/>
              </w:rPr>
              <w:t>48</w:t>
            </w:r>
          </w:p>
        </w:tc>
        <w:tc>
          <w:tcPr>
            <w:tcW w:w="1234" w:type="dxa"/>
            <w:tcMar>
              <w:top w:w="100" w:type="dxa"/>
              <w:left w:w="100" w:type="dxa"/>
              <w:bottom w:w="100" w:type="dxa"/>
              <w:right w:w="100" w:type="dxa"/>
            </w:tcMar>
          </w:tcPr>
          <w:p w14:paraId="46547163" w14:textId="3E0411A1" w:rsidR="00A27F45" w:rsidRPr="002D7C74" w:rsidRDefault="002B3780">
            <w:pPr>
              <w:widowControl w:val="0"/>
              <w:spacing w:line="240" w:lineRule="auto"/>
              <w:rPr>
                <w:i/>
                <w:iCs/>
              </w:rPr>
            </w:pPr>
            <w:r w:rsidRPr="002D7C74">
              <w:rPr>
                <w:i/>
                <w:iCs/>
              </w:rPr>
              <w:t>0.</w:t>
            </w:r>
            <w:r w:rsidR="00F85CEA" w:rsidRPr="002D7C74">
              <w:rPr>
                <w:i/>
                <w:iCs/>
              </w:rPr>
              <w:t>64</w:t>
            </w:r>
          </w:p>
        </w:tc>
        <w:tc>
          <w:tcPr>
            <w:tcW w:w="1234" w:type="dxa"/>
            <w:tcMar>
              <w:top w:w="100" w:type="dxa"/>
              <w:left w:w="100" w:type="dxa"/>
              <w:bottom w:w="100" w:type="dxa"/>
              <w:right w:w="100" w:type="dxa"/>
            </w:tcMar>
          </w:tcPr>
          <w:p w14:paraId="308EAE1F" w14:textId="3D252887" w:rsidR="00A27F45" w:rsidRPr="002D7C74" w:rsidRDefault="002B3780">
            <w:pPr>
              <w:widowControl w:val="0"/>
              <w:spacing w:line="240" w:lineRule="auto"/>
              <w:rPr>
                <w:i/>
                <w:iCs/>
              </w:rPr>
            </w:pPr>
            <w:r w:rsidRPr="002D7C74">
              <w:rPr>
                <w:i/>
                <w:iCs/>
              </w:rPr>
              <w:t>0.13</w:t>
            </w:r>
          </w:p>
        </w:tc>
        <w:tc>
          <w:tcPr>
            <w:tcW w:w="1234" w:type="dxa"/>
            <w:tcMar>
              <w:top w:w="100" w:type="dxa"/>
              <w:left w:w="100" w:type="dxa"/>
              <w:bottom w:w="100" w:type="dxa"/>
              <w:right w:w="100" w:type="dxa"/>
            </w:tcMar>
          </w:tcPr>
          <w:p w14:paraId="6CBA95DA" w14:textId="5590911E" w:rsidR="00A27F45" w:rsidRPr="002D7C74" w:rsidRDefault="002B3780">
            <w:pPr>
              <w:widowControl w:val="0"/>
              <w:spacing w:line="240" w:lineRule="auto"/>
              <w:rPr>
                <w:i/>
                <w:iCs/>
              </w:rPr>
            </w:pPr>
            <w:r w:rsidRPr="002D7C74">
              <w:rPr>
                <w:i/>
                <w:iCs/>
              </w:rPr>
              <w:t>0.</w:t>
            </w:r>
            <w:r w:rsidR="00F85CEA" w:rsidRPr="002D7C74">
              <w:rPr>
                <w:i/>
                <w:iCs/>
              </w:rPr>
              <w:t>71</w:t>
            </w:r>
          </w:p>
        </w:tc>
        <w:tc>
          <w:tcPr>
            <w:tcW w:w="1234" w:type="dxa"/>
            <w:tcMar>
              <w:top w:w="100" w:type="dxa"/>
              <w:left w:w="100" w:type="dxa"/>
              <w:bottom w:w="100" w:type="dxa"/>
              <w:right w:w="100" w:type="dxa"/>
            </w:tcMar>
          </w:tcPr>
          <w:p w14:paraId="4D13CE0C" w14:textId="77777777" w:rsidR="00A27F45" w:rsidRPr="002D7C74" w:rsidRDefault="002B3780">
            <w:pPr>
              <w:widowControl w:val="0"/>
              <w:spacing w:line="240" w:lineRule="auto"/>
              <w:rPr>
                <w:i/>
                <w:iCs/>
              </w:rPr>
            </w:pPr>
            <w:r w:rsidRPr="002D7C74">
              <w:rPr>
                <w:i/>
                <w:iCs/>
              </w:rPr>
              <w:t>1 / 4.95</w:t>
            </w:r>
          </w:p>
        </w:tc>
      </w:tr>
    </w:tbl>
    <w:p w14:paraId="7071506C" w14:textId="77777777" w:rsidR="00A27F45" w:rsidRDefault="002B3780">
      <w:pPr>
        <w:ind w:left="720"/>
      </w:pPr>
      <w:r>
        <w:br w:type="page"/>
      </w:r>
    </w:p>
    <w:p w14:paraId="462737F2" w14:textId="77777777" w:rsidR="00A27F45" w:rsidRDefault="002B3780">
      <w:pPr>
        <w:pStyle w:val="Heading2"/>
        <w:ind w:left="720"/>
      </w:pPr>
      <w:bookmarkStart w:id="170" w:name="_4edbnidyrxcx" w:colFirst="0" w:colLast="0"/>
      <w:bookmarkEnd w:id="170"/>
      <w:r>
        <w:lastRenderedPageBreak/>
        <w:t>S7. Quadratic effect of confidence in tilt recognition versus discrimination across the seven ROIs:</w:t>
      </w:r>
    </w:p>
    <w:p w14:paraId="699A0A5D" w14:textId="77777777" w:rsidR="00A27F45" w:rsidRDefault="002B3780">
      <w:pPr>
        <w:pStyle w:val="Heading3"/>
        <w:ind w:left="720"/>
      </w:pPr>
      <w:bookmarkStart w:id="171" w:name="_5cbi2gd9rkdf" w:colFirst="0" w:colLast="0"/>
      <w:bookmarkEnd w:id="171"/>
      <w:r>
        <w:t>SPM:</w:t>
      </w:r>
    </w:p>
    <w:tbl>
      <w:tblPr>
        <w:tblStyle w:val="4"/>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8"/>
        <w:gridCol w:w="1728"/>
        <w:gridCol w:w="1728"/>
        <w:gridCol w:w="1728"/>
        <w:gridCol w:w="1728"/>
      </w:tblGrid>
      <w:tr w:rsidR="00A27F45" w14:paraId="08B12597" w14:textId="77777777" w:rsidTr="002D7C74">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8C8E9D" w14:textId="77777777" w:rsidR="00A27F45" w:rsidRDefault="002B3780">
            <w:pPr>
              <w:widowControl w:val="0"/>
              <w:spacing w:line="240" w:lineRule="auto"/>
            </w:pPr>
            <w:r>
              <w:t>region</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480E68" w14:textId="77777777" w:rsidR="00A27F45" w:rsidRDefault="002B3780">
            <w:pPr>
              <w:widowControl w:val="0"/>
              <w:spacing w:line="240" w:lineRule="auto"/>
            </w:pPr>
            <w:r>
              <w:t>mean</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D5870" w14:textId="77777777" w:rsidR="00A27F45" w:rsidRDefault="002B3780">
            <w:pPr>
              <w:widowControl w:val="0"/>
              <w:spacing w:line="240" w:lineRule="auto"/>
            </w:pPr>
            <w:r>
              <w:t>t value</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16A46A" w14:textId="77777777" w:rsidR="00A27F45" w:rsidRDefault="002B3780">
            <w:pPr>
              <w:widowControl w:val="0"/>
              <w:spacing w:line="240" w:lineRule="auto"/>
            </w:pPr>
            <w:r>
              <w:t>p value</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E6DA5" w14:textId="77777777" w:rsidR="00A27F45" w:rsidRDefault="002B3780">
            <w:pPr>
              <w:widowControl w:val="0"/>
              <w:spacing w:line="240" w:lineRule="auto"/>
            </w:pPr>
            <w:r>
              <w:t>std</w:t>
            </w:r>
          </w:p>
        </w:tc>
      </w:tr>
      <w:tr w:rsidR="00A27F45" w14:paraId="75A5B8D1" w14:textId="77777777" w:rsidTr="002D7C74">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FBD2BF" w14:textId="77777777" w:rsidR="00A27F45" w:rsidRPr="002E4507" w:rsidRDefault="002B3780">
            <w:pPr>
              <w:widowControl w:val="0"/>
              <w:spacing w:line="240" w:lineRule="auto"/>
            </w:pPr>
            <w:r w:rsidRPr="002E4507">
              <w:t>FPl</w:t>
            </w:r>
          </w:p>
        </w:tc>
        <w:tc>
          <w:tcPr>
            <w:tcW w:w="1728" w:type="dxa"/>
            <w:tcMar>
              <w:top w:w="100" w:type="dxa"/>
              <w:left w:w="100" w:type="dxa"/>
              <w:bottom w:w="100" w:type="dxa"/>
              <w:right w:w="100" w:type="dxa"/>
            </w:tcMar>
          </w:tcPr>
          <w:p w14:paraId="6DD0A866" w14:textId="60881284" w:rsidR="00A27F45" w:rsidRPr="004C163E" w:rsidRDefault="002B3780">
            <w:pPr>
              <w:widowControl w:val="0"/>
              <w:spacing w:line="240" w:lineRule="auto"/>
            </w:pPr>
            <w:r w:rsidRPr="004C163E">
              <w:t>0.</w:t>
            </w:r>
            <w:r w:rsidR="004C163E" w:rsidRPr="004C163E">
              <w:t>05</w:t>
            </w:r>
          </w:p>
        </w:tc>
        <w:tc>
          <w:tcPr>
            <w:tcW w:w="1728" w:type="dxa"/>
            <w:tcMar>
              <w:top w:w="100" w:type="dxa"/>
              <w:left w:w="100" w:type="dxa"/>
              <w:bottom w:w="100" w:type="dxa"/>
              <w:right w:w="100" w:type="dxa"/>
            </w:tcMar>
          </w:tcPr>
          <w:p w14:paraId="78D9480A" w14:textId="5F3B29C4" w:rsidR="00A27F45" w:rsidRPr="004C163E" w:rsidRDefault="002B3780">
            <w:pPr>
              <w:widowControl w:val="0"/>
              <w:spacing w:line="240" w:lineRule="auto"/>
            </w:pPr>
            <w:r w:rsidRPr="004C163E">
              <w:t>0.95</w:t>
            </w:r>
          </w:p>
        </w:tc>
        <w:tc>
          <w:tcPr>
            <w:tcW w:w="1728" w:type="dxa"/>
            <w:tcMar>
              <w:top w:w="100" w:type="dxa"/>
              <w:left w:w="100" w:type="dxa"/>
              <w:bottom w:w="100" w:type="dxa"/>
              <w:right w:w="100" w:type="dxa"/>
            </w:tcMar>
          </w:tcPr>
          <w:p w14:paraId="42AD928E" w14:textId="7BBE3FE8" w:rsidR="00A27F45" w:rsidRPr="004C163E" w:rsidRDefault="002B3780">
            <w:pPr>
              <w:widowControl w:val="0"/>
              <w:spacing w:line="240" w:lineRule="auto"/>
            </w:pPr>
            <w:r w:rsidRPr="004C163E">
              <w:t>0.</w:t>
            </w:r>
            <w:r w:rsidR="004C163E" w:rsidRPr="004C163E">
              <w:t>35</w:t>
            </w:r>
          </w:p>
        </w:tc>
        <w:tc>
          <w:tcPr>
            <w:tcW w:w="1728" w:type="dxa"/>
            <w:tcMar>
              <w:top w:w="100" w:type="dxa"/>
              <w:left w:w="100" w:type="dxa"/>
              <w:bottom w:w="100" w:type="dxa"/>
              <w:right w:w="100" w:type="dxa"/>
            </w:tcMar>
          </w:tcPr>
          <w:p w14:paraId="17DC3338" w14:textId="4CA6A336" w:rsidR="00A27F45" w:rsidRPr="004C163E" w:rsidRDefault="002B3780">
            <w:pPr>
              <w:widowControl w:val="0"/>
              <w:spacing w:line="240" w:lineRule="auto"/>
            </w:pPr>
            <w:r w:rsidRPr="004C163E">
              <w:t>0.</w:t>
            </w:r>
            <w:r w:rsidR="004C163E" w:rsidRPr="004C163E">
              <w:t>31</w:t>
            </w:r>
          </w:p>
        </w:tc>
      </w:tr>
      <w:tr w:rsidR="00A27F45" w14:paraId="7431C7EB" w14:textId="77777777" w:rsidTr="002D7C74">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B02315" w14:textId="77777777" w:rsidR="00A27F45" w:rsidRPr="002E4507" w:rsidRDefault="002B3780">
            <w:pPr>
              <w:widowControl w:val="0"/>
              <w:spacing w:line="240" w:lineRule="auto"/>
            </w:pPr>
            <w:r w:rsidRPr="002E4507">
              <w:t>FPm</w:t>
            </w:r>
          </w:p>
        </w:tc>
        <w:tc>
          <w:tcPr>
            <w:tcW w:w="1728" w:type="dxa"/>
            <w:tcMar>
              <w:top w:w="100" w:type="dxa"/>
              <w:left w:w="100" w:type="dxa"/>
              <w:bottom w:w="100" w:type="dxa"/>
              <w:right w:w="100" w:type="dxa"/>
            </w:tcMar>
          </w:tcPr>
          <w:p w14:paraId="0D3ED1E5" w14:textId="2FD0393E" w:rsidR="00A27F45" w:rsidRPr="004C163E" w:rsidRDefault="002B3780">
            <w:pPr>
              <w:widowControl w:val="0"/>
              <w:spacing w:line="240" w:lineRule="auto"/>
            </w:pPr>
            <w:r w:rsidRPr="004C163E">
              <w:t>0.</w:t>
            </w:r>
            <w:r w:rsidR="004C163E" w:rsidRPr="004C163E">
              <w:t>06</w:t>
            </w:r>
          </w:p>
        </w:tc>
        <w:tc>
          <w:tcPr>
            <w:tcW w:w="1728" w:type="dxa"/>
            <w:tcMar>
              <w:top w:w="100" w:type="dxa"/>
              <w:left w:w="100" w:type="dxa"/>
              <w:bottom w:w="100" w:type="dxa"/>
              <w:right w:w="100" w:type="dxa"/>
            </w:tcMar>
          </w:tcPr>
          <w:p w14:paraId="3E06FC02" w14:textId="6230C534" w:rsidR="00A27F45" w:rsidRPr="004C163E" w:rsidRDefault="002B3780">
            <w:pPr>
              <w:widowControl w:val="0"/>
              <w:spacing w:line="240" w:lineRule="auto"/>
            </w:pPr>
            <w:r w:rsidRPr="004C163E">
              <w:t>1.</w:t>
            </w:r>
            <w:r w:rsidR="004C163E" w:rsidRPr="004C163E">
              <w:t>33</w:t>
            </w:r>
          </w:p>
        </w:tc>
        <w:tc>
          <w:tcPr>
            <w:tcW w:w="1728" w:type="dxa"/>
            <w:tcMar>
              <w:top w:w="100" w:type="dxa"/>
              <w:left w:w="100" w:type="dxa"/>
              <w:bottom w:w="100" w:type="dxa"/>
              <w:right w:w="100" w:type="dxa"/>
            </w:tcMar>
          </w:tcPr>
          <w:p w14:paraId="2CFEACF3" w14:textId="040A5940" w:rsidR="00A27F45" w:rsidRPr="004C163E" w:rsidRDefault="002B3780">
            <w:pPr>
              <w:widowControl w:val="0"/>
              <w:spacing w:line="240" w:lineRule="auto"/>
            </w:pPr>
            <w:r w:rsidRPr="004C163E">
              <w:t>0.19</w:t>
            </w:r>
          </w:p>
        </w:tc>
        <w:tc>
          <w:tcPr>
            <w:tcW w:w="1728" w:type="dxa"/>
            <w:tcMar>
              <w:top w:w="100" w:type="dxa"/>
              <w:left w:w="100" w:type="dxa"/>
              <w:bottom w:w="100" w:type="dxa"/>
              <w:right w:w="100" w:type="dxa"/>
            </w:tcMar>
          </w:tcPr>
          <w:p w14:paraId="413DA00C" w14:textId="1C0E9B4F" w:rsidR="00A27F45" w:rsidRPr="004C163E" w:rsidRDefault="002B3780">
            <w:pPr>
              <w:widowControl w:val="0"/>
              <w:spacing w:line="240" w:lineRule="auto"/>
            </w:pPr>
            <w:r w:rsidRPr="004C163E">
              <w:t>0.</w:t>
            </w:r>
            <w:r w:rsidR="004C163E" w:rsidRPr="004C163E">
              <w:t>26</w:t>
            </w:r>
          </w:p>
        </w:tc>
      </w:tr>
      <w:tr w:rsidR="00A27F45" w14:paraId="27B5EE26" w14:textId="77777777" w:rsidTr="002D7C74">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F813A" w14:textId="77777777" w:rsidR="00A27F45" w:rsidRPr="002D7C74" w:rsidRDefault="002B3780">
            <w:pPr>
              <w:widowControl w:val="0"/>
              <w:spacing w:line="240" w:lineRule="auto"/>
              <w:rPr>
                <w:b/>
                <w:bCs/>
              </w:rPr>
            </w:pPr>
            <w:r w:rsidRPr="002D7C74">
              <w:rPr>
                <w:b/>
                <w:bCs/>
              </w:rPr>
              <w:t>BA46</w:t>
            </w:r>
          </w:p>
        </w:tc>
        <w:tc>
          <w:tcPr>
            <w:tcW w:w="1728" w:type="dxa"/>
            <w:tcMar>
              <w:top w:w="100" w:type="dxa"/>
              <w:left w:w="100" w:type="dxa"/>
              <w:bottom w:w="100" w:type="dxa"/>
              <w:right w:w="100" w:type="dxa"/>
            </w:tcMar>
          </w:tcPr>
          <w:p w14:paraId="179D557B" w14:textId="7768DBDF" w:rsidR="00A27F45" w:rsidRPr="002D7C74" w:rsidRDefault="002B3780">
            <w:pPr>
              <w:widowControl w:val="0"/>
              <w:spacing w:line="240" w:lineRule="auto"/>
              <w:rPr>
                <w:b/>
                <w:bCs/>
              </w:rPr>
            </w:pPr>
            <w:r w:rsidRPr="002D7C74">
              <w:rPr>
                <w:b/>
                <w:bCs/>
              </w:rPr>
              <w:t>0.</w:t>
            </w:r>
            <w:r w:rsidR="004C163E" w:rsidRPr="002D7C74">
              <w:rPr>
                <w:b/>
                <w:bCs/>
              </w:rPr>
              <w:t>08</w:t>
            </w:r>
          </w:p>
        </w:tc>
        <w:tc>
          <w:tcPr>
            <w:tcW w:w="1728" w:type="dxa"/>
            <w:tcMar>
              <w:top w:w="100" w:type="dxa"/>
              <w:left w:w="100" w:type="dxa"/>
              <w:bottom w:w="100" w:type="dxa"/>
              <w:right w:w="100" w:type="dxa"/>
            </w:tcMar>
          </w:tcPr>
          <w:p w14:paraId="09E50722" w14:textId="0CC7E05E" w:rsidR="00A27F45" w:rsidRPr="002D7C74" w:rsidRDefault="002B3780">
            <w:pPr>
              <w:widowControl w:val="0"/>
              <w:spacing w:line="240" w:lineRule="auto"/>
              <w:rPr>
                <w:b/>
                <w:bCs/>
              </w:rPr>
            </w:pPr>
            <w:r w:rsidRPr="002D7C74">
              <w:rPr>
                <w:b/>
                <w:bCs/>
              </w:rPr>
              <w:t>2.23</w:t>
            </w:r>
          </w:p>
        </w:tc>
        <w:tc>
          <w:tcPr>
            <w:tcW w:w="1728" w:type="dxa"/>
            <w:tcMar>
              <w:top w:w="100" w:type="dxa"/>
              <w:left w:w="100" w:type="dxa"/>
              <w:bottom w:w="100" w:type="dxa"/>
              <w:right w:w="100" w:type="dxa"/>
            </w:tcMar>
          </w:tcPr>
          <w:p w14:paraId="324F66B7" w14:textId="6AF72E6B" w:rsidR="00A27F45" w:rsidRPr="002D7C74" w:rsidRDefault="002B3780">
            <w:pPr>
              <w:widowControl w:val="0"/>
              <w:spacing w:line="240" w:lineRule="auto"/>
              <w:rPr>
                <w:b/>
                <w:bCs/>
              </w:rPr>
            </w:pPr>
            <w:r w:rsidRPr="002D7C74">
              <w:rPr>
                <w:b/>
                <w:bCs/>
              </w:rPr>
              <w:t>0.03</w:t>
            </w:r>
          </w:p>
        </w:tc>
        <w:tc>
          <w:tcPr>
            <w:tcW w:w="1728" w:type="dxa"/>
            <w:tcMar>
              <w:top w:w="100" w:type="dxa"/>
              <w:left w:w="100" w:type="dxa"/>
              <w:bottom w:w="100" w:type="dxa"/>
              <w:right w:w="100" w:type="dxa"/>
            </w:tcMar>
          </w:tcPr>
          <w:p w14:paraId="2B243946" w14:textId="27BCA886" w:rsidR="00A27F45" w:rsidRPr="002D7C74" w:rsidRDefault="002B3780">
            <w:pPr>
              <w:widowControl w:val="0"/>
              <w:spacing w:line="240" w:lineRule="auto"/>
              <w:rPr>
                <w:b/>
                <w:bCs/>
              </w:rPr>
            </w:pPr>
            <w:r w:rsidRPr="002D7C74">
              <w:rPr>
                <w:b/>
                <w:bCs/>
              </w:rPr>
              <w:t>0.</w:t>
            </w:r>
            <w:r w:rsidR="004C163E" w:rsidRPr="002D7C74">
              <w:rPr>
                <w:b/>
                <w:bCs/>
              </w:rPr>
              <w:t>21</w:t>
            </w:r>
          </w:p>
        </w:tc>
      </w:tr>
      <w:tr w:rsidR="00A27F45" w14:paraId="0BD59864" w14:textId="77777777" w:rsidTr="002D7C74">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7DF8BB" w14:textId="77777777" w:rsidR="00A27F45" w:rsidRPr="002E4507" w:rsidRDefault="002B3780">
            <w:pPr>
              <w:widowControl w:val="0"/>
              <w:spacing w:line="240" w:lineRule="auto"/>
            </w:pPr>
            <w:r w:rsidRPr="002E4507">
              <w:t>vmPFC</w:t>
            </w:r>
          </w:p>
        </w:tc>
        <w:tc>
          <w:tcPr>
            <w:tcW w:w="1728" w:type="dxa"/>
            <w:tcMar>
              <w:top w:w="100" w:type="dxa"/>
              <w:left w:w="100" w:type="dxa"/>
              <w:bottom w:w="100" w:type="dxa"/>
              <w:right w:w="100" w:type="dxa"/>
            </w:tcMar>
          </w:tcPr>
          <w:p w14:paraId="40BBD801" w14:textId="0B99D4A8" w:rsidR="00A27F45" w:rsidRPr="004C163E" w:rsidRDefault="002B3780">
            <w:pPr>
              <w:widowControl w:val="0"/>
              <w:spacing w:line="240" w:lineRule="auto"/>
            </w:pPr>
            <w:r w:rsidRPr="004C163E">
              <w:t>0.04</w:t>
            </w:r>
          </w:p>
        </w:tc>
        <w:tc>
          <w:tcPr>
            <w:tcW w:w="1728" w:type="dxa"/>
            <w:tcMar>
              <w:top w:w="100" w:type="dxa"/>
              <w:left w:w="100" w:type="dxa"/>
              <w:bottom w:w="100" w:type="dxa"/>
              <w:right w:w="100" w:type="dxa"/>
            </w:tcMar>
          </w:tcPr>
          <w:p w14:paraId="015A6F71" w14:textId="277FD872" w:rsidR="00A27F45" w:rsidRPr="004C163E" w:rsidRDefault="002B3780">
            <w:pPr>
              <w:widowControl w:val="0"/>
              <w:spacing w:line="240" w:lineRule="auto"/>
            </w:pPr>
            <w:r w:rsidRPr="004C163E">
              <w:t>0.94</w:t>
            </w:r>
          </w:p>
        </w:tc>
        <w:tc>
          <w:tcPr>
            <w:tcW w:w="1728" w:type="dxa"/>
            <w:tcMar>
              <w:top w:w="100" w:type="dxa"/>
              <w:left w:w="100" w:type="dxa"/>
              <w:bottom w:w="100" w:type="dxa"/>
              <w:right w:w="100" w:type="dxa"/>
            </w:tcMar>
          </w:tcPr>
          <w:p w14:paraId="0571E3B3" w14:textId="6E9F55B8" w:rsidR="00A27F45" w:rsidRPr="004C163E" w:rsidRDefault="002B3780">
            <w:pPr>
              <w:widowControl w:val="0"/>
              <w:spacing w:line="240" w:lineRule="auto"/>
            </w:pPr>
            <w:r w:rsidRPr="004C163E">
              <w:t>0.35</w:t>
            </w:r>
          </w:p>
        </w:tc>
        <w:tc>
          <w:tcPr>
            <w:tcW w:w="1728" w:type="dxa"/>
            <w:tcMar>
              <w:top w:w="100" w:type="dxa"/>
              <w:left w:w="100" w:type="dxa"/>
              <w:bottom w:w="100" w:type="dxa"/>
              <w:right w:w="100" w:type="dxa"/>
            </w:tcMar>
          </w:tcPr>
          <w:p w14:paraId="7D38EC7E" w14:textId="71A8588B" w:rsidR="00A27F45" w:rsidRPr="004C163E" w:rsidRDefault="002B3780">
            <w:pPr>
              <w:widowControl w:val="0"/>
              <w:spacing w:line="240" w:lineRule="auto"/>
            </w:pPr>
            <w:r w:rsidRPr="004C163E">
              <w:t>0.27</w:t>
            </w:r>
          </w:p>
        </w:tc>
      </w:tr>
      <w:tr w:rsidR="00A27F45" w14:paraId="12FDFFDA" w14:textId="77777777" w:rsidTr="002D7C74">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3FD3C" w14:textId="77777777" w:rsidR="00A27F45" w:rsidRPr="002D7C74" w:rsidRDefault="002B3780">
            <w:pPr>
              <w:widowControl w:val="0"/>
              <w:spacing w:line="240" w:lineRule="auto"/>
              <w:rPr>
                <w:b/>
                <w:bCs/>
              </w:rPr>
            </w:pPr>
            <w:r w:rsidRPr="002D7C74">
              <w:rPr>
                <w:b/>
                <w:bCs/>
              </w:rPr>
              <w:t>rTPJ</w:t>
            </w:r>
          </w:p>
        </w:tc>
        <w:tc>
          <w:tcPr>
            <w:tcW w:w="1728" w:type="dxa"/>
            <w:tcMar>
              <w:top w:w="100" w:type="dxa"/>
              <w:left w:w="100" w:type="dxa"/>
              <w:bottom w:w="100" w:type="dxa"/>
              <w:right w:w="100" w:type="dxa"/>
            </w:tcMar>
          </w:tcPr>
          <w:p w14:paraId="7756B684" w14:textId="6259D17E" w:rsidR="00A27F45" w:rsidRPr="002D7C74" w:rsidRDefault="002B3780">
            <w:pPr>
              <w:widowControl w:val="0"/>
              <w:spacing w:line="240" w:lineRule="auto"/>
              <w:rPr>
                <w:b/>
                <w:bCs/>
              </w:rPr>
            </w:pPr>
            <w:r w:rsidRPr="002D7C74">
              <w:rPr>
                <w:b/>
                <w:bCs/>
              </w:rPr>
              <w:t>0.</w:t>
            </w:r>
            <w:r w:rsidR="004C163E" w:rsidRPr="002D7C74">
              <w:rPr>
                <w:b/>
                <w:bCs/>
              </w:rPr>
              <w:t>12</w:t>
            </w:r>
          </w:p>
        </w:tc>
        <w:tc>
          <w:tcPr>
            <w:tcW w:w="1728" w:type="dxa"/>
            <w:tcMar>
              <w:top w:w="100" w:type="dxa"/>
              <w:left w:w="100" w:type="dxa"/>
              <w:bottom w:w="100" w:type="dxa"/>
              <w:right w:w="100" w:type="dxa"/>
            </w:tcMar>
          </w:tcPr>
          <w:p w14:paraId="54A4F058" w14:textId="2AC6B880" w:rsidR="00A27F45" w:rsidRPr="002D7C74" w:rsidRDefault="002B3780">
            <w:pPr>
              <w:widowControl w:val="0"/>
              <w:spacing w:line="240" w:lineRule="auto"/>
              <w:rPr>
                <w:b/>
                <w:bCs/>
              </w:rPr>
            </w:pPr>
            <w:r w:rsidRPr="002D7C74">
              <w:rPr>
                <w:b/>
                <w:bCs/>
              </w:rPr>
              <w:t>2.</w:t>
            </w:r>
            <w:r w:rsidR="004C163E" w:rsidRPr="002D7C74">
              <w:rPr>
                <w:b/>
                <w:bCs/>
              </w:rPr>
              <w:t>18</w:t>
            </w:r>
          </w:p>
        </w:tc>
        <w:tc>
          <w:tcPr>
            <w:tcW w:w="1728" w:type="dxa"/>
            <w:tcMar>
              <w:top w:w="100" w:type="dxa"/>
              <w:left w:w="100" w:type="dxa"/>
              <w:bottom w:w="100" w:type="dxa"/>
              <w:right w:w="100" w:type="dxa"/>
            </w:tcMar>
          </w:tcPr>
          <w:p w14:paraId="56A54CB0" w14:textId="24A0C54B" w:rsidR="00A27F45" w:rsidRPr="002D7C74" w:rsidRDefault="002B3780">
            <w:pPr>
              <w:widowControl w:val="0"/>
              <w:spacing w:line="240" w:lineRule="auto"/>
              <w:rPr>
                <w:b/>
                <w:bCs/>
              </w:rPr>
            </w:pPr>
            <w:r w:rsidRPr="002D7C74">
              <w:rPr>
                <w:b/>
                <w:bCs/>
              </w:rPr>
              <w:t>0.</w:t>
            </w:r>
            <w:r w:rsidR="004C163E" w:rsidRPr="002D7C74">
              <w:rPr>
                <w:b/>
                <w:bCs/>
              </w:rPr>
              <w:t>04</w:t>
            </w:r>
          </w:p>
        </w:tc>
        <w:tc>
          <w:tcPr>
            <w:tcW w:w="1728" w:type="dxa"/>
            <w:tcMar>
              <w:top w:w="100" w:type="dxa"/>
              <w:left w:w="100" w:type="dxa"/>
              <w:bottom w:w="100" w:type="dxa"/>
              <w:right w:w="100" w:type="dxa"/>
            </w:tcMar>
          </w:tcPr>
          <w:p w14:paraId="1E7BEB49" w14:textId="46BD89F7" w:rsidR="00A27F45" w:rsidRPr="002D7C74" w:rsidRDefault="002B3780">
            <w:pPr>
              <w:widowControl w:val="0"/>
              <w:spacing w:line="240" w:lineRule="auto"/>
              <w:rPr>
                <w:b/>
                <w:bCs/>
              </w:rPr>
            </w:pPr>
            <w:r w:rsidRPr="002D7C74">
              <w:rPr>
                <w:b/>
                <w:bCs/>
              </w:rPr>
              <w:t>0.31</w:t>
            </w:r>
          </w:p>
        </w:tc>
      </w:tr>
      <w:tr w:rsidR="00A27F45" w14:paraId="7A23FCA8" w14:textId="77777777" w:rsidTr="002D7C74">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D07BE" w14:textId="77777777" w:rsidR="00A27F45" w:rsidRPr="002D7C74" w:rsidRDefault="002B3780">
            <w:pPr>
              <w:widowControl w:val="0"/>
              <w:spacing w:line="240" w:lineRule="auto"/>
              <w:rPr>
                <w:b/>
                <w:bCs/>
              </w:rPr>
            </w:pPr>
            <w:r w:rsidRPr="002D7C74">
              <w:rPr>
                <w:b/>
                <w:bCs/>
              </w:rPr>
              <w:t>rSTS</w:t>
            </w:r>
          </w:p>
        </w:tc>
        <w:tc>
          <w:tcPr>
            <w:tcW w:w="1728" w:type="dxa"/>
            <w:tcMar>
              <w:top w:w="100" w:type="dxa"/>
              <w:left w:w="100" w:type="dxa"/>
              <w:bottom w:w="100" w:type="dxa"/>
              <w:right w:w="100" w:type="dxa"/>
            </w:tcMar>
          </w:tcPr>
          <w:p w14:paraId="672ECAAE" w14:textId="706299A7" w:rsidR="00A27F45" w:rsidRPr="002D7C74" w:rsidRDefault="002B3780">
            <w:pPr>
              <w:widowControl w:val="0"/>
              <w:spacing w:line="240" w:lineRule="auto"/>
              <w:rPr>
                <w:b/>
                <w:bCs/>
              </w:rPr>
            </w:pPr>
            <w:r w:rsidRPr="002D7C74">
              <w:rPr>
                <w:b/>
                <w:bCs/>
              </w:rPr>
              <w:t>0.12</w:t>
            </w:r>
          </w:p>
        </w:tc>
        <w:tc>
          <w:tcPr>
            <w:tcW w:w="1728" w:type="dxa"/>
            <w:tcMar>
              <w:top w:w="100" w:type="dxa"/>
              <w:left w:w="100" w:type="dxa"/>
              <w:bottom w:w="100" w:type="dxa"/>
              <w:right w:w="100" w:type="dxa"/>
            </w:tcMar>
          </w:tcPr>
          <w:p w14:paraId="09225A11" w14:textId="11AD7C1B" w:rsidR="00A27F45" w:rsidRPr="002D7C74" w:rsidRDefault="002B3780">
            <w:pPr>
              <w:widowControl w:val="0"/>
              <w:spacing w:line="240" w:lineRule="auto"/>
              <w:rPr>
                <w:b/>
                <w:bCs/>
              </w:rPr>
            </w:pPr>
            <w:r w:rsidRPr="002D7C74">
              <w:rPr>
                <w:b/>
                <w:bCs/>
              </w:rPr>
              <w:t>2.</w:t>
            </w:r>
            <w:r w:rsidR="004C163E" w:rsidRPr="002D7C74">
              <w:rPr>
                <w:b/>
                <w:bCs/>
              </w:rPr>
              <w:t>86</w:t>
            </w:r>
          </w:p>
        </w:tc>
        <w:tc>
          <w:tcPr>
            <w:tcW w:w="1728" w:type="dxa"/>
            <w:tcMar>
              <w:top w:w="100" w:type="dxa"/>
              <w:left w:w="100" w:type="dxa"/>
              <w:bottom w:w="100" w:type="dxa"/>
              <w:right w:w="100" w:type="dxa"/>
            </w:tcMar>
          </w:tcPr>
          <w:p w14:paraId="05E60463" w14:textId="477EC298" w:rsidR="00A27F45" w:rsidRPr="002D7C74" w:rsidRDefault="002B3780">
            <w:pPr>
              <w:widowControl w:val="0"/>
              <w:spacing w:line="240" w:lineRule="auto"/>
              <w:rPr>
                <w:b/>
                <w:bCs/>
              </w:rPr>
            </w:pPr>
            <w:r w:rsidRPr="002D7C74">
              <w:rPr>
                <w:b/>
                <w:bCs/>
              </w:rPr>
              <w:t>0.0</w:t>
            </w:r>
            <w:r w:rsidR="004C163E" w:rsidRPr="002D7C74">
              <w:rPr>
                <w:b/>
                <w:bCs/>
              </w:rPr>
              <w:t>1</w:t>
            </w:r>
          </w:p>
        </w:tc>
        <w:tc>
          <w:tcPr>
            <w:tcW w:w="1728" w:type="dxa"/>
            <w:tcMar>
              <w:top w:w="100" w:type="dxa"/>
              <w:left w:w="100" w:type="dxa"/>
              <w:bottom w:w="100" w:type="dxa"/>
              <w:right w:w="100" w:type="dxa"/>
            </w:tcMar>
          </w:tcPr>
          <w:p w14:paraId="64430502" w14:textId="64FC1031" w:rsidR="00A27F45" w:rsidRPr="002D7C74" w:rsidRDefault="002B3780">
            <w:pPr>
              <w:widowControl w:val="0"/>
              <w:spacing w:line="240" w:lineRule="auto"/>
              <w:rPr>
                <w:b/>
                <w:bCs/>
              </w:rPr>
            </w:pPr>
            <w:r w:rsidRPr="002D7C74">
              <w:rPr>
                <w:b/>
                <w:bCs/>
              </w:rPr>
              <w:t>0.</w:t>
            </w:r>
            <w:r w:rsidR="004C163E" w:rsidRPr="002D7C74">
              <w:rPr>
                <w:b/>
                <w:bCs/>
              </w:rPr>
              <w:t>26</w:t>
            </w:r>
          </w:p>
        </w:tc>
      </w:tr>
      <w:tr w:rsidR="00A27F45" w14:paraId="3B95BEA6" w14:textId="77777777" w:rsidTr="002D7C74">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A0BE8D" w14:textId="77777777" w:rsidR="00A27F45" w:rsidRPr="002D7C74" w:rsidRDefault="002B3780">
            <w:pPr>
              <w:widowControl w:val="0"/>
              <w:spacing w:line="240" w:lineRule="auto"/>
            </w:pPr>
            <w:r w:rsidRPr="002D7C74">
              <w:t>preSMA</w:t>
            </w:r>
          </w:p>
        </w:tc>
        <w:tc>
          <w:tcPr>
            <w:tcW w:w="1728" w:type="dxa"/>
            <w:tcMar>
              <w:top w:w="100" w:type="dxa"/>
              <w:left w:w="100" w:type="dxa"/>
              <w:bottom w:w="100" w:type="dxa"/>
              <w:right w:w="100" w:type="dxa"/>
            </w:tcMar>
          </w:tcPr>
          <w:p w14:paraId="1EBB1B70" w14:textId="350612E0" w:rsidR="00A27F45" w:rsidRPr="002D7C74" w:rsidRDefault="002B3780">
            <w:pPr>
              <w:widowControl w:val="0"/>
              <w:spacing w:line="240" w:lineRule="auto"/>
            </w:pPr>
            <w:r w:rsidRPr="002D7C74">
              <w:t>0.07</w:t>
            </w:r>
          </w:p>
        </w:tc>
        <w:tc>
          <w:tcPr>
            <w:tcW w:w="1728" w:type="dxa"/>
            <w:tcMar>
              <w:top w:w="100" w:type="dxa"/>
              <w:left w:w="100" w:type="dxa"/>
              <w:bottom w:w="100" w:type="dxa"/>
              <w:right w:w="100" w:type="dxa"/>
            </w:tcMar>
          </w:tcPr>
          <w:p w14:paraId="0B1866F7" w14:textId="450EE481" w:rsidR="00A27F45" w:rsidRPr="002D7C74" w:rsidRDefault="002B3780">
            <w:pPr>
              <w:widowControl w:val="0"/>
              <w:spacing w:line="240" w:lineRule="auto"/>
            </w:pPr>
            <w:r w:rsidRPr="002D7C74">
              <w:t>1.78</w:t>
            </w:r>
          </w:p>
        </w:tc>
        <w:tc>
          <w:tcPr>
            <w:tcW w:w="1728" w:type="dxa"/>
            <w:tcMar>
              <w:top w:w="100" w:type="dxa"/>
              <w:left w:w="100" w:type="dxa"/>
              <w:bottom w:w="100" w:type="dxa"/>
              <w:right w:w="100" w:type="dxa"/>
            </w:tcMar>
          </w:tcPr>
          <w:p w14:paraId="4232CBF3" w14:textId="67610D7D" w:rsidR="00A27F45" w:rsidRPr="002D7C74" w:rsidRDefault="002B3780">
            <w:pPr>
              <w:widowControl w:val="0"/>
              <w:spacing w:line="240" w:lineRule="auto"/>
            </w:pPr>
            <w:r w:rsidRPr="002D7C74">
              <w:t>0.08</w:t>
            </w:r>
          </w:p>
        </w:tc>
        <w:tc>
          <w:tcPr>
            <w:tcW w:w="1728" w:type="dxa"/>
            <w:tcMar>
              <w:top w:w="100" w:type="dxa"/>
              <w:left w:w="100" w:type="dxa"/>
              <w:bottom w:w="100" w:type="dxa"/>
              <w:right w:w="100" w:type="dxa"/>
            </w:tcMar>
          </w:tcPr>
          <w:p w14:paraId="31C7084A" w14:textId="114F7271" w:rsidR="00A27F45" w:rsidRPr="002D7C74" w:rsidRDefault="002B3780">
            <w:pPr>
              <w:widowControl w:val="0"/>
              <w:spacing w:line="240" w:lineRule="auto"/>
            </w:pPr>
            <w:r w:rsidRPr="002D7C74">
              <w:t>0.</w:t>
            </w:r>
            <w:r w:rsidR="004C163E" w:rsidRPr="002D7C74">
              <w:t>25</w:t>
            </w:r>
          </w:p>
        </w:tc>
      </w:tr>
    </w:tbl>
    <w:p w14:paraId="7ABFAFE2" w14:textId="77777777" w:rsidR="00A27F45" w:rsidRDefault="00A27F45">
      <w:pPr>
        <w:ind w:left="720"/>
      </w:pPr>
    </w:p>
    <w:p w14:paraId="26CB592E" w14:textId="77777777" w:rsidR="00A27F45" w:rsidRDefault="002B3780">
      <w:pPr>
        <w:ind w:left="720"/>
      </w:pPr>
      <w:r>
        <w:rPr>
          <w:color w:val="434343"/>
          <w:sz w:val="28"/>
          <w:szCs w:val="28"/>
        </w:rPr>
        <w:t>Categorical DM:</w:t>
      </w:r>
    </w:p>
    <w:tbl>
      <w:tblPr>
        <w:tblStyle w:val="3"/>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8"/>
        <w:gridCol w:w="1728"/>
        <w:gridCol w:w="1728"/>
        <w:gridCol w:w="1728"/>
        <w:gridCol w:w="1728"/>
      </w:tblGrid>
      <w:tr w:rsidR="00A27F45" w14:paraId="3F930A1C" w14:textId="77777777" w:rsidTr="002D7C74">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8F8B9" w14:textId="77777777" w:rsidR="00A27F45" w:rsidRDefault="002B3780">
            <w:pPr>
              <w:widowControl w:val="0"/>
              <w:spacing w:line="240" w:lineRule="auto"/>
            </w:pPr>
            <w:r>
              <w:t>region</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AC831" w14:textId="77777777" w:rsidR="00A27F45" w:rsidRDefault="002B3780">
            <w:pPr>
              <w:widowControl w:val="0"/>
              <w:spacing w:line="240" w:lineRule="auto"/>
            </w:pPr>
            <w:r>
              <w:t>mean</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3EEAB9" w14:textId="77777777" w:rsidR="00A27F45" w:rsidRDefault="002B3780">
            <w:pPr>
              <w:widowControl w:val="0"/>
              <w:spacing w:line="240" w:lineRule="auto"/>
            </w:pPr>
            <w:r>
              <w:t>t value</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F9CC3" w14:textId="77777777" w:rsidR="00A27F45" w:rsidRDefault="002B3780">
            <w:pPr>
              <w:widowControl w:val="0"/>
              <w:spacing w:line="240" w:lineRule="auto"/>
            </w:pPr>
            <w:r>
              <w:t>p value</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EDD1B5" w14:textId="77777777" w:rsidR="00A27F45" w:rsidRDefault="002B3780">
            <w:pPr>
              <w:widowControl w:val="0"/>
              <w:spacing w:line="240" w:lineRule="auto"/>
            </w:pPr>
            <w:r>
              <w:t>std</w:t>
            </w:r>
          </w:p>
        </w:tc>
      </w:tr>
      <w:tr w:rsidR="00A27F45" w14:paraId="56511935" w14:textId="77777777" w:rsidTr="002D7C74">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F7A9AB" w14:textId="77777777" w:rsidR="00A27F45" w:rsidRDefault="002B3780">
            <w:pPr>
              <w:widowControl w:val="0"/>
              <w:spacing w:line="240" w:lineRule="auto"/>
            </w:pPr>
            <w:r>
              <w:t>FPl</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4C243" w14:textId="2FE62075" w:rsidR="00A27F45" w:rsidRDefault="002B3780">
            <w:pPr>
              <w:widowControl w:val="0"/>
              <w:spacing w:line="240" w:lineRule="auto"/>
            </w:pPr>
            <w:r>
              <w:t>-0.</w:t>
            </w:r>
            <w:r w:rsidR="004C163E">
              <w:t>01</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0D6693" w14:textId="2A780651" w:rsidR="00A27F45" w:rsidRDefault="002B3780">
            <w:pPr>
              <w:widowControl w:val="0"/>
              <w:spacing w:line="240" w:lineRule="auto"/>
            </w:pPr>
            <w:r>
              <w:t>-0.2</w:t>
            </w:r>
            <w:r w:rsidR="004C163E">
              <w:t>1</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4CDE6" w14:textId="599714C9" w:rsidR="00A27F45" w:rsidRDefault="002B3780">
            <w:pPr>
              <w:widowControl w:val="0"/>
              <w:spacing w:line="240" w:lineRule="auto"/>
            </w:pPr>
            <w:r>
              <w:t>0.</w:t>
            </w:r>
            <w:r w:rsidR="004C163E">
              <w:t>84</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FBC8C0" w14:textId="1405482D" w:rsidR="00A27F45" w:rsidRDefault="002B3780">
            <w:pPr>
              <w:widowControl w:val="0"/>
              <w:spacing w:line="240" w:lineRule="auto"/>
            </w:pPr>
            <w:r>
              <w:t>0.</w:t>
            </w:r>
            <w:r w:rsidR="004C163E">
              <w:t>19</w:t>
            </w:r>
          </w:p>
        </w:tc>
      </w:tr>
      <w:tr w:rsidR="00A27F45" w14:paraId="392438D9" w14:textId="77777777" w:rsidTr="002D7C74">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0ED96" w14:textId="77777777" w:rsidR="00A27F45" w:rsidRPr="002E4507" w:rsidRDefault="002B3780">
            <w:pPr>
              <w:widowControl w:val="0"/>
              <w:spacing w:line="240" w:lineRule="auto"/>
            </w:pPr>
            <w:r w:rsidRPr="002E4507">
              <w:t>FPm</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E73E93" w14:textId="29AEA211" w:rsidR="00A27F45" w:rsidRPr="004C163E" w:rsidRDefault="002B3780">
            <w:pPr>
              <w:widowControl w:val="0"/>
              <w:spacing w:line="240" w:lineRule="auto"/>
            </w:pPr>
            <w:r w:rsidRPr="004C163E">
              <w:t>-0.01</w:t>
            </w:r>
          </w:p>
        </w:tc>
        <w:tc>
          <w:tcPr>
            <w:tcW w:w="1728" w:type="dxa"/>
            <w:tcMar>
              <w:top w:w="100" w:type="dxa"/>
              <w:left w:w="100" w:type="dxa"/>
              <w:bottom w:w="100" w:type="dxa"/>
              <w:right w:w="100" w:type="dxa"/>
            </w:tcMar>
          </w:tcPr>
          <w:p w14:paraId="23587841" w14:textId="2B8C371A" w:rsidR="00A27F45" w:rsidRPr="004C163E" w:rsidRDefault="002B3780">
            <w:pPr>
              <w:widowControl w:val="0"/>
              <w:spacing w:line="240" w:lineRule="auto"/>
            </w:pPr>
            <w:r w:rsidRPr="004C163E">
              <w:t>-0.</w:t>
            </w:r>
            <w:r w:rsidR="004C163E" w:rsidRPr="004C163E">
              <w:t>61</w:t>
            </w:r>
          </w:p>
        </w:tc>
        <w:tc>
          <w:tcPr>
            <w:tcW w:w="1728" w:type="dxa"/>
            <w:tcMar>
              <w:top w:w="100" w:type="dxa"/>
              <w:left w:w="100" w:type="dxa"/>
              <w:bottom w:w="100" w:type="dxa"/>
              <w:right w:w="100" w:type="dxa"/>
            </w:tcMar>
          </w:tcPr>
          <w:p w14:paraId="140A183A" w14:textId="3D2A9A84" w:rsidR="00A27F45" w:rsidRPr="004C163E" w:rsidRDefault="002B3780">
            <w:pPr>
              <w:widowControl w:val="0"/>
              <w:spacing w:line="240" w:lineRule="auto"/>
            </w:pPr>
            <w:r w:rsidRPr="004C163E">
              <w:t>0.</w:t>
            </w:r>
            <w:r w:rsidR="004C163E" w:rsidRPr="004C163E">
              <w:t>55</w:t>
            </w:r>
          </w:p>
        </w:tc>
        <w:tc>
          <w:tcPr>
            <w:tcW w:w="1728" w:type="dxa"/>
            <w:tcMar>
              <w:top w:w="100" w:type="dxa"/>
              <w:left w:w="100" w:type="dxa"/>
              <w:bottom w:w="100" w:type="dxa"/>
              <w:right w:w="100" w:type="dxa"/>
            </w:tcMar>
          </w:tcPr>
          <w:p w14:paraId="62502EE7" w14:textId="26768B07" w:rsidR="00A27F45" w:rsidRPr="004C163E" w:rsidRDefault="002B3780">
            <w:pPr>
              <w:widowControl w:val="0"/>
              <w:spacing w:line="240" w:lineRule="auto"/>
            </w:pPr>
            <w:r w:rsidRPr="004C163E">
              <w:t>0.11</w:t>
            </w:r>
          </w:p>
        </w:tc>
      </w:tr>
      <w:tr w:rsidR="00A27F45" w14:paraId="2B5516FF" w14:textId="77777777" w:rsidTr="002D7C74">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A5AA02" w14:textId="77777777" w:rsidR="00A27F45" w:rsidRPr="002D7C74" w:rsidRDefault="002B3780">
            <w:pPr>
              <w:widowControl w:val="0"/>
              <w:spacing w:line="240" w:lineRule="auto"/>
              <w:rPr>
                <w:b/>
                <w:bCs/>
              </w:rPr>
            </w:pPr>
            <w:r w:rsidRPr="002D7C74">
              <w:rPr>
                <w:b/>
                <w:bCs/>
              </w:rPr>
              <w:t>BA46</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77EC04" w14:textId="2CC0538D" w:rsidR="00A27F45" w:rsidRPr="002D7C74" w:rsidRDefault="002B3780">
            <w:pPr>
              <w:widowControl w:val="0"/>
              <w:spacing w:line="240" w:lineRule="auto"/>
              <w:rPr>
                <w:b/>
                <w:bCs/>
              </w:rPr>
            </w:pPr>
            <w:r w:rsidRPr="002D7C74">
              <w:rPr>
                <w:b/>
                <w:bCs/>
              </w:rPr>
              <w:t>0.</w:t>
            </w:r>
            <w:r w:rsidR="004C163E" w:rsidRPr="002D7C74">
              <w:rPr>
                <w:b/>
                <w:bCs/>
              </w:rPr>
              <w:t>04</w:t>
            </w:r>
          </w:p>
        </w:tc>
        <w:tc>
          <w:tcPr>
            <w:tcW w:w="1728" w:type="dxa"/>
            <w:tcMar>
              <w:top w:w="100" w:type="dxa"/>
              <w:left w:w="100" w:type="dxa"/>
              <w:bottom w:w="100" w:type="dxa"/>
              <w:right w:w="100" w:type="dxa"/>
            </w:tcMar>
          </w:tcPr>
          <w:p w14:paraId="6EA60E65" w14:textId="6952110D" w:rsidR="00A27F45" w:rsidRPr="002D7C74" w:rsidRDefault="002B3780">
            <w:pPr>
              <w:widowControl w:val="0"/>
              <w:spacing w:line="240" w:lineRule="auto"/>
              <w:rPr>
                <w:b/>
                <w:bCs/>
              </w:rPr>
            </w:pPr>
            <w:r w:rsidRPr="002D7C74">
              <w:rPr>
                <w:b/>
                <w:bCs/>
              </w:rPr>
              <w:t>2.10</w:t>
            </w:r>
          </w:p>
        </w:tc>
        <w:tc>
          <w:tcPr>
            <w:tcW w:w="1728" w:type="dxa"/>
            <w:tcMar>
              <w:top w:w="100" w:type="dxa"/>
              <w:left w:w="100" w:type="dxa"/>
              <w:bottom w:w="100" w:type="dxa"/>
              <w:right w:w="100" w:type="dxa"/>
            </w:tcMar>
          </w:tcPr>
          <w:p w14:paraId="73833AB0" w14:textId="0C650ED8" w:rsidR="00A27F45" w:rsidRPr="002D7C74" w:rsidRDefault="002B3780">
            <w:pPr>
              <w:widowControl w:val="0"/>
              <w:spacing w:line="240" w:lineRule="auto"/>
              <w:rPr>
                <w:b/>
                <w:bCs/>
              </w:rPr>
            </w:pPr>
            <w:r w:rsidRPr="002D7C74">
              <w:rPr>
                <w:b/>
                <w:bCs/>
              </w:rPr>
              <w:t>0.04</w:t>
            </w:r>
          </w:p>
        </w:tc>
        <w:tc>
          <w:tcPr>
            <w:tcW w:w="1728" w:type="dxa"/>
            <w:tcMar>
              <w:top w:w="100" w:type="dxa"/>
              <w:left w:w="100" w:type="dxa"/>
              <w:bottom w:w="100" w:type="dxa"/>
              <w:right w:w="100" w:type="dxa"/>
            </w:tcMar>
          </w:tcPr>
          <w:p w14:paraId="0C6F77D6" w14:textId="1BF73642" w:rsidR="00A27F45" w:rsidRPr="002D7C74" w:rsidRDefault="002B3780">
            <w:pPr>
              <w:widowControl w:val="0"/>
              <w:spacing w:line="240" w:lineRule="auto"/>
              <w:rPr>
                <w:b/>
                <w:bCs/>
              </w:rPr>
            </w:pPr>
            <w:r w:rsidRPr="002D7C74">
              <w:rPr>
                <w:b/>
                <w:bCs/>
              </w:rPr>
              <w:t>0.11</w:t>
            </w:r>
          </w:p>
        </w:tc>
      </w:tr>
      <w:tr w:rsidR="00A27F45" w14:paraId="60560CF2" w14:textId="77777777" w:rsidTr="002D7C74">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600EB3" w14:textId="77777777" w:rsidR="00A27F45" w:rsidRPr="002D7C74" w:rsidRDefault="002B3780">
            <w:pPr>
              <w:widowControl w:val="0"/>
              <w:spacing w:line="240" w:lineRule="auto"/>
            </w:pPr>
            <w:r w:rsidRPr="002D7C74">
              <w:t>vmPFC</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0CF9A" w14:textId="75E947E2" w:rsidR="00A27F45" w:rsidRPr="002D7C74" w:rsidRDefault="002B3780">
            <w:pPr>
              <w:widowControl w:val="0"/>
              <w:spacing w:line="240" w:lineRule="auto"/>
            </w:pPr>
            <w:r w:rsidRPr="002D7C74">
              <w:t>-0.03</w:t>
            </w:r>
          </w:p>
        </w:tc>
        <w:tc>
          <w:tcPr>
            <w:tcW w:w="1728" w:type="dxa"/>
            <w:tcMar>
              <w:top w:w="100" w:type="dxa"/>
              <w:left w:w="100" w:type="dxa"/>
              <w:bottom w:w="100" w:type="dxa"/>
              <w:right w:w="100" w:type="dxa"/>
            </w:tcMar>
          </w:tcPr>
          <w:p w14:paraId="4FC93A69" w14:textId="11779500" w:rsidR="00A27F45" w:rsidRPr="002D7C74" w:rsidRDefault="002B3780">
            <w:pPr>
              <w:widowControl w:val="0"/>
              <w:spacing w:line="240" w:lineRule="auto"/>
            </w:pPr>
            <w:r w:rsidRPr="002D7C74">
              <w:t>-1.</w:t>
            </w:r>
            <w:r w:rsidR="004C163E" w:rsidRPr="002D7C74">
              <w:t>74</w:t>
            </w:r>
          </w:p>
        </w:tc>
        <w:tc>
          <w:tcPr>
            <w:tcW w:w="1728" w:type="dxa"/>
            <w:tcMar>
              <w:top w:w="100" w:type="dxa"/>
              <w:left w:w="100" w:type="dxa"/>
              <w:bottom w:w="100" w:type="dxa"/>
              <w:right w:w="100" w:type="dxa"/>
            </w:tcMar>
          </w:tcPr>
          <w:p w14:paraId="75D2A475" w14:textId="339BEA0E" w:rsidR="00A27F45" w:rsidRPr="002D7C74" w:rsidRDefault="002B3780">
            <w:pPr>
              <w:widowControl w:val="0"/>
              <w:spacing w:line="240" w:lineRule="auto"/>
            </w:pPr>
            <w:r w:rsidRPr="002D7C74">
              <w:t>0.09</w:t>
            </w:r>
          </w:p>
        </w:tc>
        <w:tc>
          <w:tcPr>
            <w:tcW w:w="1728" w:type="dxa"/>
            <w:tcMar>
              <w:top w:w="100" w:type="dxa"/>
              <w:left w:w="100" w:type="dxa"/>
              <w:bottom w:w="100" w:type="dxa"/>
              <w:right w:w="100" w:type="dxa"/>
            </w:tcMar>
          </w:tcPr>
          <w:p w14:paraId="2CFC264C" w14:textId="7F6EF8BE" w:rsidR="00A27F45" w:rsidRPr="002D7C74" w:rsidRDefault="002B3780">
            <w:pPr>
              <w:widowControl w:val="0"/>
              <w:spacing w:line="240" w:lineRule="auto"/>
            </w:pPr>
            <w:r w:rsidRPr="002D7C74">
              <w:t>0.</w:t>
            </w:r>
            <w:r w:rsidR="004C163E" w:rsidRPr="002D7C74">
              <w:t>12</w:t>
            </w:r>
          </w:p>
        </w:tc>
      </w:tr>
      <w:tr w:rsidR="00A27F45" w:rsidRPr="004C163E" w14:paraId="31E59991" w14:textId="77777777" w:rsidTr="002D7C74">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3B89DC" w14:textId="77777777" w:rsidR="00A27F45" w:rsidRPr="002D7C74" w:rsidRDefault="002B3780">
            <w:pPr>
              <w:widowControl w:val="0"/>
              <w:spacing w:line="240" w:lineRule="auto"/>
              <w:rPr>
                <w:b/>
                <w:bCs/>
              </w:rPr>
            </w:pPr>
            <w:r w:rsidRPr="002D7C74">
              <w:rPr>
                <w:b/>
                <w:bCs/>
              </w:rPr>
              <w:t>rTPJ</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4B6FA" w14:textId="5F49932C" w:rsidR="00A27F45" w:rsidRPr="002D7C74" w:rsidRDefault="002B3780">
            <w:pPr>
              <w:widowControl w:val="0"/>
              <w:spacing w:line="240" w:lineRule="auto"/>
              <w:rPr>
                <w:b/>
                <w:bCs/>
              </w:rPr>
            </w:pPr>
            <w:r w:rsidRPr="002D7C74">
              <w:rPr>
                <w:b/>
                <w:bCs/>
              </w:rPr>
              <w:t>0.</w:t>
            </w:r>
            <w:r w:rsidR="004C163E" w:rsidRPr="002D7C74">
              <w:rPr>
                <w:b/>
                <w:bCs/>
              </w:rPr>
              <w:t>06</w:t>
            </w:r>
          </w:p>
        </w:tc>
        <w:tc>
          <w:tcPr>
            <w:tcW w:w="1728" w:type="dxa"/>
            <w:tcMar>
              <w:top w:w="100" w:type="dxa"/>
              <w:left w:w="100" w:type="dxa"/>
              <w:bottom w:w="100" w:type="dxa"/>
              <w:right w:w="100" w:type="dxa"/>
            </w:tcMar>
          </w:tcPr>
          <w:p w14:paraId="068C90E8" w14:textId="249FEC75" w:rsidR="00A27F45" w:rsidRPr="002D7C74" w:rsidRDefault="002B3780">
            <w:pPr>
              <w:widowControl w:val="0"/>
              <w:spacing w:line="240" w:lineRule="auto"/>
              <w:rPr>
                <w:b/>
                <w:bCs/>
              </w:rPr>
            </w:pPr>
            <w:r w:rsidRPr="002D7C74">
              <w:rPr>
                <w:b/>
                <w:bCs/>
              </w:rPr>
              <w:t>2.54</w:t>
            </w:r>
          </w:p>
        </w:tc>
        <w:tc>
          <w:tcPr>
            <w:tcW w:w="1728" w:type="dxa"/>
            <w:tcMar>
              <w:top w:w="100" w:type="dxa"/>
              <w:left w:w="100" w:type="dxa"/>
              <w:bottom w:w="100" w:type="dxa"/>
              <w:right w:w="100" w:type="dxa"/>
            </w:tcMar>
          </w:tcPr>
          <w:p w14:paraId="599FBFF7" w14:textId="263F0671" w:rsidR="00A27F45" w:rsidRPr="002D7C74" w:rsidRDefault="002B3780">
            <w:pPr>
              <w:widowControl w:val="0"/>
              <w:spacing w:line="240" w:lineRule="auto"/>
              <w:rPr>
                <w:b/>
                <w:bCs/>
              </w:rPr>
            </w:pPr>
            <w:r w:rsidRPr="002D7C74">
              <w:rPr>
                <w:b/>
                <w:bCs/>
              </w:rPr>
              <w:t>0.</w:t>
            </w:r>
            <w:r w:rsidR="004C163E" w:rsidRPr="002D7C74">
              <w:rPr>
                <w:b/>
                <w:bCs/>
              </w:rPr>
              <w:t>02</w:t>
            </w:r>
          </w:p>
        </w:tc>
        <w:tc>
          <w:tcPr>
            <w:tcW w:w="1728" w:type="dxa"/>
            <w:tcMar>
              <w:top w:w="100" w:type="dxa"/>
              <w:left w:w="100" w:type="dxa"/>
              <w:bottom w:w="100" w:type="dxa"/>
              <w:right w:w="100" w:type="dxa"/>
            </w:tcMar>
          </w:tcPr>
          <w:p w14:paraId="60943C99" w14:textId="5AE6F0E5" w:rsidR="00A27F45" w:rsidRPr="002D7C74" w:rsidRDefault="002B3780">
            <w:pPr>
              <w:widowControl w:val="0"/>
              <w:spacing w:line="240" w:lineRule="auto"/>
              <w:rPr>
                <w:b/>
                <w:bCs/>
              </w:rPr>
            </w:pPr>
            <w:r w:rsidRPr="002D7C74">
              <w:rPr>
                <w:b/>
                <w:bCs/>
              </w:rPr>
              <w:t>0.</w:t>
            </w:r>
            <w:r w:rsidR="004C163E" w:rsidRPr="002D7C74">
              <w:rPr>
                <w:b/>
                <w:bCs/>
              </w:rPr>
              <w:t>14</w:t>
            </w:r>
          </w:p>
        </w:tc>
      </w:tr>
      <w:tr w:rsidR="00A27F45" w:rsidRPr="004C163E" w14:paraId="03548E3E" w14:textId="77777777" w:rsidTr="002D7C74">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411D4D" w14:textId="77777777" w:rsidR="00A27F45" w:rsidRPr="002D7C74" w:rsidRDefault="002B3780">
            <w:pPr>
              <w:widowControl w:val="0"/>
              <w:spacing w:line="240" w:lineRule="auto"/>
              <w:rPr>
                <w:b/>
                <w:bCs/>
              </w:rPr>
            </w:pPr>
            <w:r w:rsidRPr="002D7C74">
              <w:rPr>
                <w:b/>
                <w:bCs/>
              </w:rPr>
              <w:t>rSTS</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0DF3B4" w14:textId="68B464D8" w:rsidR="00A27F45" w:rsidRPr="002D7C74" w:rsidRDefault="002B3780">
            <w:pPr>
              <w:widowControl w:val="0"/>
              <w:spacing w:line="240" w:lineRule="auto"/>
              <w:rPr>
                <w:b/>
                <w:bCs/>
              </w:rPr>
            </w:pPr>
            <w:r w:rsidRPr="002D7C74">
              <w:rPr>
                <w:b/>
                <w:bCs/>
              </w:rPr>
              <w:t>0.05</w:t>
            </w:r>
          </w:p>
        </w:tc>
        <w:tc>
          <w:tcPr>
            <w:tcW w:w="1728" w:type="dxa"/>
            <w:tcMar>
              <w:top w:w="100" w:type="dxa"/>
              <w:left w:w="100" w:type="dxa"/>
              <w:bottom w:w="100" w:type="dxa"/>
              <w:right w:w="100" w:type="dxa"/>
            </w:tcMar>
          </w:tcPr>
          <w:p w14:paraId="4B4B2D56" w14:textId="6B8DA2A2" w:rsidR="00A27F45" w:rsidRPr="002D7C74" w:rsidRDefault="002B3780">
            <w:pPr>
              <w:widowControl w:val="0"/>
              <w:spacing w:line="240" w:lineRule="auto"/>
              <w:rPr>
                <w:b/>
                <w:bCs/>
              </w:rPr>
            </w:pPr>
            <w:r w:rsidRPr="002D7C74">
              <w:rPr>
                <w:b/>
                <w:bCs/>
              </w:rPr>
              <w:t>2.</w:t>
            </w:r>
            <w:r w:rsidR="004C163E" w:rsidRPr="002D7C74">
              <w:rPr>
                <w:b/>
                <w:bCs/>
              </w:rPr>
              <w:t>49</w:t>
            </w:r>
          </w:p>
        </w:tc>
        <w:tc>
          <w:tcPr>
            <w:tcW w:w="1728" w:type="dxa"/>
            <w:tcMar>
              <w:top w:w="100" w:type="dxa"/>
              <w:left w:w="100" w:type="dxa"/>
              <w:bottom w:w="100" w:type="dxa"/>
              <w:right w:w="100" w:type="dxa"/>
            </w:tcMar>
          </w:tcPr>
          <w:p w14:paraId="1E171A48" w14:textId="33A51DD5" w:rsidR="00A27F45" w:rsidRPr="002D7C74" w:rsidRDefault="002B3780">
            <w:pPr>
              <w:widowControl w:val="0"/>
              <w:spacing w:line="240" w:lineRule="auto"/>
              <w:rPr>
                <w:b/>
                <w:bCs/>
              </w:rPr>
            </w:pPr>
            <w:r w:rsidRPr="002D7C74">
              <w:rPr>
                <w:b/>
                <w:bCs/>
              </w:rPr>
              <w:t>0.</w:t>
            </w:r>
            <w:r w:rsidR="004C163E" w:rsidRPr="002D7C74">
              <w:rPr>
                <w:b/>
                <w:bCs/>
              </w:rPr>
              <w:t>02</w:t>
            </w:r>
          </w:p>
        </w:tc>
        <w:tc>
          <w:tcPr>
            <w:tcW w:w="1728" w:type="dxa"/>
            <w:tcMar>
              <w:top w:w="100" w:type="dxa"/>
              <w:left w:w="100" w:type="dxa"/>
              <w:bottom w:w="100" w:type="dxa"/>
              <w:right w:w="100" w:type="dxa"/>
            </w:tcMar>
          </w:tcPr>
          <w:p w14:paraId="7757EE0E" w14:textId="60764D51" w:rsidR="00A27F45" w:rsidRPr="002D7C74" w:rsidRDefault="002B3780">
            <w:pPr>
              <w:widowControl w:val="0"/>
              <w:spacing w:line="240" w:lineRule="auto"/>
              <w:rPr>
                <w:b/>
                <w:bCs/>
              </w:rPr>
            </w:pPr>
            <w:r w:rsidRPr="002D7C74">
              <w:rPr>
                <w:b/>
                <w:bCs/>
              </w:rPr>
              <w:t>0.</w:t>
            </w:r>
            <w:r w:rsidR="004C163E" w:rsidRPr="002D7C74">
              <w:rPr>
                <w:b/>
                <w:bCs/>
              </w:rPr>
              <w:t>13</w:t>
            </w:r>
          </w:p>
        </w:tc>
      </w:tr>
      <w:tr w:rsidR="00A27F45" w14:paraId="1EBB1578" w14:textId="77777777" w:rsidTr="002D7C74">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19D70" w14:textId="77777777" w:rsidR="00A27F45" w:rsidRDefault="002B3780">
            <w:pPr>
              <w:widowControl w:val="0"/>
              <w:spacing w:line="240" w:lineRule="auto"/>
            </w:pPr>
            <w:r>
              <w:t>preSMA</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1C561" w14:textId="35810D92" w:rsidR="00A27F45" w:rsidRDefault="002B3780">
            <w:pPr>
              <w:widowControl w:val="0"/>
              <w:spacing w:line="240" w:lineRule="auto"/>
            </w:pPr>
            <w:r>
              <w:t>0.</w:t>
            </w:r>
            <w:r w:rsidR="004C163E">
              <w:t>04</w:t>
            </w:r>
          </w:p>
        </w:tc>
        <w:tc>
          <w:tcPr>
            <w:tcW w:w="1728" w:type="dxa"/>
            <w:tcMar>
              <w:top w:w="100" w:type="dxa"/>
              <w:left w:w="100" w:type="dxa"/>
              <w:bottom w:w="100" w:type="dxa"/>
              <w:right w:w="100" w:type="dxa"/>
            </w:tcMar>
          </w:tcPr>
          <w:p w14:paraId="48DDF61A" w14:textId="32F25828" w:rsidR="00A27F45" w:rsidRDefault="002B3780">
            <w:pPr>
              <w:widowControl w:val="0"/>
              <w:spacing w:line="240" w:lineRule="auto"/>
            </w:pPr>
            <w:r>
              <w:t>1.46</w:t>
            </w:r>
          </w:p>
        </w:tc>
        <w:tc>
          <w:tcPr>
            <w:tcW w:w="1728" w:type="dxa"/>
            <w:tcMar>
              <w:top w:w="100" w:type="dxa"/>
              <w:left w:w="100" w:type="dxa"/>
              <w:bottom w:w="100" w:type="dxa"/>
              <w:right w:w="100" w:type="dxa"/>
            </w:tcMar>
          </w:tcPr>
          <w:p w14:paraId="06371173" w14:textId="162CC043" w:rsidR="00A27F45" w:rsidRDefault="002B3780">
            <w:pPr>
              <w:widowControl w:val="0"/>
              <w:spacing w:line="240" w:lineRule="auto"/>
            </w:pPr>
            <w:r>
              <w:t>0.15</w:t>
            </w:r>
          </w:p>
        </w:tc>
        <w:tc>
          <w:tcPr>
            <w:tcW w:w="1728" w:type="dxa"/>
            <w:tcMar>
              <w:top w:w="100" w:type="dxa"/>
              <w:left w:w="100" w:type="dxa"/>
              <w:bottom w:w="100" w:type="dxa"/>
              <w:right w:w="100" w:type="dxa"/>
            </w:tcMar>
          </w:tcPr>
          <w:p w14:paraId="09A51FA1" w14:textId="4DD899FD" w:rsidR="00A27F45" w:rsidRDefault="002B3780">
            <w:pPr>
              <w:widowControl w:val="0"/>
              <w:spacing w:line="240" w:lineRule="auto"/>
            </w:pPr>
            <w:r>
              <w:t>0.16</w:t>
            </w:r>
          </w:p>
        </w:tc>
      </w:tr>
    </w:tbl>
    <w:p w14:paraId="0A3355FE" w14:textId="77777777" w:rsidR="00A27F45" w:rsidRDefault="002B3780">
      <w:pPr>
        <w:ind w:left="720"/>
      </w:pPr>
      <w:r>
        <w:br w:type="page"/>
      </w:r>
    </w:p>
    <w:p w14:paraId="6E76A9FE" w14:textId="77777777" w:rsidR="00A27F45" w:rsidRDefault="00A27F45">
      <w:pPr>
        <w:ind w:left="720"/>
      </w:pPr>
    </w:p>
    <w:p w14:paraId="5964625E" w14:textId="77777777" w:rsidR="00A27F45" w:rsidRDefault="002B3780">
      <w:pPr>
        <w:pStyle w:val="Heading2"/>
        <w:ind w:left="720"/>
      </w:pPr>
      <w:bookmarkStart w:id="172" w:name="_1dv6esuclqfq" w:colFirst="0" w:colLast="0"/>
      <w:bookmarkEnd w:id="172"/>
      <w:r>
        <w:t>S8. Linear effect of confidence in detection ‘yes’ versus ‘no’ responses across the seven ROIs:</w:t>
      </w:r>
    </w:p>
    <w:p w14:paraId="7B1E9BF8" w14:textId="77777777" w:rsidR="00A27F45" w:rsidRDefault="002B3780">
      <w:pPr>
        <w:pStyle w:val="Heading3"/>
        <w:ind w:left="720"/>
      </w:pPr>
      <w:bookmarkStart w:id="173" w:name="_niqsthejnb1s" w:colFirst="0" w:colLast="0"/>
      <w:bookmarkEnd w:id="173"/>
      <w:r>
        <w:t>SPM:</w:t>
      </w:r>
    </w:p>
    <w:tbl>
      <w:tblPr>
        <w:tblStyle w:val="2"/>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5"/>
        <w:gridCol w:w="1235"/>
        <w:gridCol w:w="1234"/>
        <w:gridCol w:w="1234"/>
        <w:gridCol w:w="1234"/>
        <w:gridCol w:w="1234"/>
        <w:gridCol w:w="1234"/>
      </w:tblGrid>
      <w:tr w:rsidR="00A27F45" w14:paraId="09E2F454" w14:textId="77777777" w:rsidTr="002D7C74">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618B" w14:textId="77777777" w:rsidR="00A27F45" w:rsidRDefault="002B3780">
            <w:pPr>
              <w:widowControl w:val="0"/>
              <w:spacing w:line="240" w:lineRule="auto"/>
            </w:pPr>
            <w:r>
              <w:t>region</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74F36D" w14:textId="77777777" w:rsidR="00A27F45" w:rsidRDefault="002B3780">
            <w:pPr>
              <w:widowControl w:val="0"/>
              <w:spacing w:line="240" w:lineRule="auto"/>
            </w:pPr>
            <w:r>
              <w:t>mean</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B85F2" w14:textId="77777777" w:rsidR="00A27F45" w:rsidRDefault="002B3780">
            <w:pPr>
              <w:widowControl w:val="0"/>
              <w:spacing w:line="240" w:lineRule="auto"/>
            </w:pPr>
            <w:r>
              <w:t>t value</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E7D96" w14:textId="77777777" w:rsidR="00A27F45" w:rsidRDefault="002B3780">
            <w:pPr>
              <w:widowControl w:val="0"/>
              <w:spacing w:line="240" w:lineRule="auto"/>
            </w:pPr>
            <w:r>
              <w:t>p value</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4DA2E" w14:textId="77777777" w:rsidR="00A27F45" w:rsidRDefault="002B3780">
            <w:pPr>
              <w:widowControl w:val="0"/>
              <w:spacing w:line="240" w:lineRule="auto"/>
            </w:pPr>
            <w:r>
              <w:t>std</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12E5C3" w14:textId="77777777" w:rsidR="00A27F45" w:rsidRDefault="002B3780">
            <w:pPr>
              <w:widowControl w:val="0"/>
              <w:spacing w:line="240" w:lineRule="auto"/>
            </w:pPr>
            <w:r>
              <w:t>Scaling factor</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053584" w14:textId="77777777" w:rsidR="00A27F45" w:rsidRDefault="002B3780">
            <w:pPr>
              <w:widowControl w:val="0"/>
              <w:spacing w:line="240" w:lineRule="auto"/>
            </w:pPr>
            <w:r>
              <w:t>Bayes Factor</w:t>
            </w:r>
          </w:p>
        </w:tc>
      </w:tr>
      <w:tr w:rsidR="00A27F45" w14:paraId="4793C649" w14:textId="77777777" w:rsidTr="002D7C74">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C3F927" w14:textId="77777777" w:rsidR="00A27F45" w:rsidRDefault="002B3780">
            <w:pPr>
              <w:widowControl w:val="0"/>
              <w:spacing w:line="240" w:lineRule="auto"/>
            </w:pPr>
            <w:r>
              <w:t>FPl</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3A47AE" w14:textId="09985BFA" w:rsidR="00A27F45" w:rsidRDefault="002B3780">
            <w:pPr>
              <w:widowControl w:val="0"/>
              <w:spacing w:line="240" w:lineRule="auto"/>
            </w:pPr>
            <w:r>
              <w:t>-0.</w:t>
            </w:r>
            <w:r w:rsidR="004C163E">
              <w:t>06</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DC9103" w14:textId="350D29DD" w:rsidR="00A27F45" w:rsidRDefault="002B3780">
            <w:pPr>
              <w:widowControl w:val="0"/>
              <w:spacing w:line="240" w:lineRule="auto"/>
            </w:pPr>
            <w:r>
              <w:t>-1.</w:t>
            </w:r>
            <w:r w:rsidR="004C163E">
              <w:t>11</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B3FFC6" w14:textId="550BC4EC" w:rsidR="00A27F45" w:rsidRDefault="002B3780">
            <w:pPr>
              <w:widowControl w:val="0"/>
              <w:spacing w:line="240" w:lineRule="auto"/>
            </w:pPr>
            <w:r>
              <w:t>0.</w:t>
            </w:r>
            <w:r w:rsidR="004C163E">
              <w:t>28</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68270D" w14:textId="3F8E7012" w:rsidR="00A27F45" w:rsidRDefault="002B3780">
            <w:pPr>
              <w:widowControl w:val="0"/>
              <w:spacing w:line="240" w:lineRule="auto"/>
            </w:pPr>
            <w:r>
              <w:t>0.31</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EC237" w14:textId="566E3050" w:rsidR="00A27F45" w:rsidRDefault="002B3780">
            <w:pPr>
              <w:widowControl w:val="0"/>
              <w:spacing w:line="240" w:lineRule="auto"/>
            </w:pPr>
            <w:r>
              <w:t>0.21</w:t>
            </w:r>
          </w:p>
        </w:tc>
        <w:tc>
          <w:tcPr>
            <w:tcW w:w="1234" w:type="dxa"/>
            <w:tcBorders>
              <w:left w:val="single" w:sz="8" w:space="0" w:color="000000"/>
            </w:tcBorders>
            <w:tcMar>
              <w:top w:w="100" w:type="dxa"/>
              <w:left w:w="100" w:type="dxa"/>
              <w:bottom w:w="100" w:type="dxa"/>
              <w:right w:w="100" w:type="dxa"/>
            </w:tcMar>
          </w:tcPr>
          <w:p w14:paraId="325D7D11" w14:textId="77777777" w:rsidR="00A27F45" w:rsidRDefault="002B3780">
            <w:pPr>
              <w:widowControl w:val="0"/>
              <w:spacing w:line="240" w:lineRule="auto"/>
            </w:pPr>
            <w:r>
              <w:t>1 / 1.49</w:t>
            </w:r>
          </w:p>
        </w:tc>
      </w:tr>
      <w:tr w:rsidR="00A27F45" w14:paraId="41DA5170" w14:textId="77777777" w:rsidTr="002D7C74">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2ABD32" w14:textId="77777777" w:rsidR="00A27F45" w:rsidRDefault="002B3780">
            <w:pPr>
              <w:widowControl w:val="0"/>
              <w:spacing w:line="240" w:lineRule="auto"/>
            </w:pPr>
            <w:r>
              <w:t>FPm</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A8DAB8" w14:textId="5C405BBB" w:rsidR="00A27F45" w:rsidRDefault="002B3780">
            <w:pPr>
              <w:widowControl w:val="0"/>
              <w:spacing w:line="240" w:lineRule="auto"/>
            </w:pPr>
            <w:r>
              <w:t>-0.</w:t>
            </w:r>
            <w:r w:rsidR="004C163E">
              <w:t>007</w:t>
            </w:r>
          </w:p>
        </w:tc>
        <w:tc>
          <w:tcPr>
            <w:tcW w:w="1234" w:type="dxa"/>
            <w:tcMar>
              <w:top w:w="100" w:type="dxa"/>
              <w:left w:w="100" w:type="dxa"/>
              <w:bottom w:w="100" w:type="dxa"/>
              <w:right w:w="100" w:type="dxa"/>
            </w:tcMar>
          </w:tcPr>
          <w:p w14:paraId="45DB771F" w14:textId="2C0BF9A4" w:rsidR="00A27F45" w:rsidRDefault="002B3780">
            <w:pPr>
              <w:widowControl w:val="0"/>
              <w:spacing w:line="240" w:lineRule="auto"/>
            </w:pPr>
            <w:r>
              <w:t>-0.14</w:t>
            </w:r>
          </w:p>
        </w:tc>
        <w:tc>
          <w:tcPr>
            <w:tcW w:w="1234" w:type="dxa"/>
            <w:tcMar>
              <w:top w:w="100" w:type="dxa"/>
              <w:left w:w="100" w:type="dxa"/>
              <w:bottom w:w="100" w:type="dxa"/>
              <w:right w:w="100" w:type="dxa"/>
            </w:tcMar>
          </w:tcPr>
          <w:p w14:paraId="0F75B589" w14:textId="6274C0D9" w:rsidR="00A27F45" w:rsidRDefault="002B3780">
            <w:pPr>
              <w:widowControl w:val="0"/>
              <w:spacing w:line="240" w:lineRule="auto"/>
            </w:pPr>
            <w:r>
              <w:t>0.</w:t>
            </w:r>
            <w:r w:rsidR="004C163E">
              <w:t>89</w:t>
            </w:r>
          </w:p>
        </w:tc>
        <w:tc>
          <w:tcPr>
            <w:tcW w:w="1234" w:type="dxa"/>
            <w:tcMar>
              <w:top w:w="100" w:type="dxa"/>
              <w:left w:w="100" w:type="dxa"/>
              <w:bottom w:w="100" w:type="dxa"/>
              <w:right w:w="100" w:type="dxa"/>
            </w:tcMar>
          </w:tcPr>
          <w:p w14:paraId="31C1FC79" w14:textId="34172E7B" w:rsidR="00A27F45" w:rsidRDefault="002B3780">
            <w:pPr>
              <w:widowControl w:val="0"/>
              <w:spacing w:line="240" w:lineRule="auto"/>
            </w:pPr>
            <w:r>
              <w:t>0.27</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F6E2B" w14:textId="785F02DE" w:rsidR="00A27F45" w:rsidRDefault="002B3780">
            <w:pPr>
              <w:widowControl w:val="0"/>
              <w:spacing w:line="240" w:lineRule="auto"/>
            </w:pPr>
            <w:r>
              <w:t>0.</w:t>
            </w:r>
            <w:r w:rsidR="004C163E">
              <w:t>22</w:t>
            </w:r>
          </w:p>
        </w:tc>
        <w:tc>
          <w:tcPr>
            <w:tcW w:w="1234" w:type="dxa"/>
            <w:tcBorders>
              <w:left w:val="single" w:sz="8" w:space="0" w:color="000000"/>
            </w:tcBorders>
            <w:tcMar>
              <w:top w:w="100" w:type="dxa"/>
              <w:left w:w="100" w:type="dxa"/>
              <w:bottom w:w="100" w:type="dxa"/>
              <w:right w:w="100" w:type="dxa"/>
            </w:tcMar>
          </w:tcPr>
          <w:p w14:paraId="57325B02" w14:textId="77777777" w:rsidR="00A27F45" w:rsidRDefault="002B3780">
            <w:pPr>
              <w:widowControl w:val="0"/>
              <w:spacing w:line="240" w:lineRule="auto"/>
            </w:pPr>
            <w:r>
              <w:t>1 / 2.21</w:t>
            </w:r>
          </w:p>
        </w:tc>
      </w:tr>
      <w:tr w:rsidR="00A27F45" w14:paraId="534BBC0E" w14:textId="77777777" w:rsidTr="002D7C74">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731D3C" w14:textId="77777777" w:rsidR="00A27F45" w:rsidRDefault="002B3780">
            <w:pPr>
              <w:widowControl w:val="0"/>
              <w:spacing w:line="240" w:lineRule="auto"/>
            </w:pPr>
            <w:r>
              <w:t>BA46</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35880D" w14:textId="6FFDE4D9" w:rsidR="00A27F45" w:rsidRDefault="002B3780">
            <w:pPr>
              <w:widowControl w:val="0"/>
              <w:spacing w:line="240" w:lineRule="auto"/>
            </w:pPr>
            <w:r>
              <w:t>-0.05</w:t>
            </w:r>
          </w:p>
        </w:tc>
        <w:tc>
          <w:tcPr>
            <w:tcW w:w="1234" w:type="dxa"/>
            <w:tcMar>
              <w:top w:w="100" w:type="dxa"/>
              <w:left w:w="100" w:type="dxa"/>
              <w:bottom w:w="100" w:type="dxa"/>
              <w:right w:w="100" w:type="dxa"/>
            </w:tcMar>
          </w:tcPr>
          <w:p w14:paraId="56B11AEF" w14:textId="7A414FBD" w:rsidR="00A27F45" w:rsidRDefault="002B3780">
            <w:pPr>
              <w:widowControl w:val="0"/>
              <w:spacing w:line="240" w:lineRule="auto"/>
            </w:pPr>
            <w:r>
              <w:t>-1.21</w:t>
            </w:r>
          </w:p>
        </w:tc>
        <w:tc>
          <w:tcPr>
            <w:tcW w:w="1234" w:type="dxa"/>
            <w:tcMar>
              <w:top w:w="100" w:type="dxa"/>
              <w:left w:w="100" w:type="dxa"/>
              <w:bottom w:w="100" w:type="dxa"/>
              <w:right w:w="100" w:type="dxa"/>
            </w:tcMar>
          </w:tcPr>
          <w:p w14:paraId="63633636" w14:textId="369D100E" w:rsidR="00A27F45" w:rsidRDefault="002B3780">
            <w:pPr>
              <w:widowControl w:val="0"/>
              <w:spacing w:line="240" w:lineRule="auto"/>
            </w:pPr>
            <w:r>
              <w:t>0.23</w:t>
            </w:r>
          </w:p>
        </w:tc>
        <w:tc>
          <w:tcPr>
            <w:tcW w:w="1234" w:type="dxa"/>
            <w:tcMar>
              <w:top w:w="100" w:type="dxa"/>
              <w:left w:w="100" w:type="dxa"/>
              <w:bottom w:w="100" w:type="dxa"/>
              <w:right w:w="100" w:type="dxa"/>
            </w:tcMar>
          </w:tcPr>
          <w:p w14:paraId="7023AB54" w14:textId="427DAF72" w:rsidR="00A27F45" w:rsidRDefault="002B3780">
            <w:pPr>
              <w:widowControl w:val="0"/>
              <w:spacing w:line="240" w:lineRule="auto"/>
            </w:pPr>
            <w:r>
              <w:t>0.</w:t>
            </w:r>
            <w:r w:rsidR="004C163E">
              <w:t>26</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709D12" w14:textId="6AC07164" w:rsidR="00A27F45" w:rsidRDefault="002B3780">
            <w:pPr>
              <w:widowControl w:val="0"/>
              <w:spacing w:line="240" w:lineRule="auto"/>
            </w:pPr>
            <w:r>
              <w:t>0.22</w:t>
            </w:r>
          </w:p>
        </w:tc>
        <w:tc>
          <w:tcPr>
            <w:tcW w:w="1234" w:type="dxa"/>
            <w:tcBorders>
              <w:left w:val="single" w:sz="8" w:space="0" w:color="000000"/>
            </w:tcBorders>
            <w:tcMar>
              <w:top w:w="100" w:type="dxa"/>
              <w:left w:w="100" w:type="dxa"/>
              <w:bottom w:w="100" w:type="dxa"/>
              <w:right w:w="100" w:type="dxa"/>
            </w:tcMar>
          </w:tcPr>
          <w:p w14:paraId="32467037" w14:textId="77777777" w:rsidR="00A27F45" w:rsidRDefault="002B3780">
            <w:pPr>
              <w:widowControl w:val="0"/>
              <w:spacing w:line="240" w:lineRule="auto"/>
            </w:pPr>
            <w:r>
              <w:t>1/ 1.40</w:t>
            </w:r>
          </w:p>
        </w:tc>
      </w:tr>
      <w:tr w:rsidR="00A27F45" w14:paraId="3655B13D" w14:textId="77777777" w:rsidTr="002D7C74">
        <w:trPr>
          <w:trHeight w:val="417"/>
        </w:trPr>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7A4945" w14:textId="77777777" w:rsidR="00A27F45" w:rsidRDefault="002B3780">
            <w:pPr>
              <w:widowControl w:val="0"/>
              <w:spacing w:line="240" w:lineRule="auto"/>
            </w:pPr>
            <w:r>
              <w:t>vmPFC</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5989EC" w14:textId="73CB0661" w:rsidR="00A27F45" w:rsidRDefault="002B3780">
            <w:pPr>
              <w:widowControl w:val="0"/>
              <w:spacing w:line="240" w:lineRule="auto"/>
            </w:pPr>
            <w:r>
              <w:t>-0.01</w:t>
            </w:r>
          </w:p>
        </w:tc>
        <w:tc>
          <w:tcPr>
            <w:tcW w:w="1234" w:type="dxa"/>
            <w:tcMar>
              <w:top w:w="100" w:type="dxa"/>
              <w:left w:w="100" w:type="dxa"/>
              <w:bottom w:w="100" w:type="dxa"/>
              <w:right w:w="100" w:type="dxa"/>
            </w:tcMar>
          </w:tcPr>
          <w:p w14:paraId="2F0D02DE" w14:textId="4EC0BD82" w:rsidR="00A27F45" w:rsidRDefault="002B3780">
            <w:pPr>
              <w:widowControl w:val="0"/>
              <w:spacing w:line="240" w:lineRule="auto"/>
            </w:pPr>
            <w:r>
              <w:t>-0.32</w:t>
            </w:r>
          </w:p>
        </w:tc>
        <w:tc>
          <w:tcPr>
            <w:tcW w:w="1234" w:type="dxa"/>
            <w:tcMar>
              <w:top w:w="100" w:type="dxa"/>
              <w:left w:w="100" w:type="dxa"/>
              <w:bottom w:w="100" w:type="dxa"/>
              <w:right w:w="100" w:type="dxa"/>
            </w:tcMar>
          </w:tcPr>
          <w:p w14:paraId="2133DA37" w14:textId="5333113F" w:rsidR="00A27F45" w:rsidRDefault="002B3780">
            <w:pPr>
              <w:widowControl w:val="0"/>
              <w:spacing w:line="240" w:lineRule="auto"/>
            </w:pPr>
            <w:r>
              <w:t>0.</w:t>
            </w:r>
            <w:r w:rsidR="004C163E">
              <w:t>75</w:t>
            </w:r>
          </w:p>
        </w:tc>
        <w:tc>
          <w:tcPr>
            <w:tcW w:w="1234" w:type="dxa"/>
            <w:tcMar>
              <w:top w:w="100" w:type="dxa"/>
              <w:left w:w="100" w:type="dxa"/>
              <w:bottom w:w="100" w:type="dxa"/>
              <w:right w:w="100" w:type="dxa"/>
            </w:tcMar>
          </w:tcPr>
          <w:p w14:paraId="5D47221B" w14:textId="692982BD" w:rsidR="00A27F45" w:rsidRDefault="002B3780">
            <w:pPr>
              <w:widowControl w:val="0"/>
              <w:spacing w:line="240" w:lineRule="auto"/>
            </w:pPr>
            <w:r>
              <w:t>0.</w:t>
            </w:r>
            <w:r w:rsidR="004C163E">
              <w:t>26</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F45382" w14:textId="7889793A" w:rsidR="00A27F45" w:rsidRDefault="002B3780">
            <w:pPr>
              <w:widowControl w:val="0"/>
              <w:spacing w:line="240" w:lineRule="auto"/>
            </w:pPr>
            <w:r>
              <w:t>0.</w:t>
            </w:r>
            <w:r w:rsidR="004C163E">
              <w:t>25</w:t>
            </w:r>
          </w:p>
        </w:tc>
        <w:tc>
          <w:tcPr>
            <w:tcW w:w="1234" w:type="dxa"/>
            <w:tcMar>
              <w:top w:w="100" w:type="dxa"/>
              <w:left w:w="100" w:type="dxa"/>
              <w:bottom w:w="100" w:type="dxa"/>
              <w:right w:w="100" w:type="dxa"/>
            </w:tcMar>
          </w:tcPr>
          <w:p w14:paraId="143452B5" w14:textId="77777777" w:rsidR="00A27F45" w:rsidRDefault="002B3780">
            <w:pPr>
              <w:widowControl w:val="0"/>
              <w:spacing w:line="240" w:lineRule="auto"/>
            </w:pPr>
            <w:r>
              <w:t>1 / 2.33</w:t>
            </w:r>
          </w:p>
        </w:tc>
      </w:tr>
      <w:tr w:rsidR="00A27F45" w14:paraId="0DF31A8E" w14:textId="77777777" w:rsidTr="002D7C74">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7D2F94" w14:textId="77777777" w:rsidR="00A27F45" w:rsidRPr="002D7C74" w:rsidRDefault="002B3780">
            <w:pPr>
              <w:widowControl w:val="0"/>
              <w:spacing w:line="240" w:lineRule="auto"/>
              <w:rPr>
                <w:i/>
                <w:iCs/>
              </w:rPr>
            </w:pPr>
            <w:r w:rsidRPr="002D7C74">
              <w:rPr>
                <w:i/>
                <w:iCs/>
              </w:rPr>
              <w:t>rTPJ</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970002" w14:textId="4CFCADD7" w:rsidR="00A27F45" w:rsidRPr="002D7C74" w:rsidRDefault="002B3780">
            <w:pPr>
              <w:widowControl w:val="0"/>
              <w:spacing w:line="240" w:lineRule="auto"/>
              <w:rPr>
                <w:i/>
                <w:iCs/>
              </w:rPr>
            </w:pPr>
            <w:r w:rsidRPr="002D7C74">
              <w:rPr>
                <w:i/>
                <w:iCs/>
              </w:rPr>
              <w:t>0.</w:t>
            </w:r>
            <w:r w:rsidR="004C163E" w:rsidRPr="002D7C74">
              <w:rPr>
                <w:i/>
                <w:iCs/>
              </w:rPr>
              <w:t>03</w:t>
            </w:r>
          </w:p>
        </w:tc>
        <w:tc>
          <w:tcPr>
            <w:tcW w:w="1234" w:type="dxa"/>
            <w:tcMar>
              <w:top w:w="100" w:type="dxa"/>
              <w:left w:w="100" w:type="dxa"/>
              <w:bottom w:w="100" w:type="dxa"/>
              <w:right w:w="100" w:type="dxa"/>
            </w:tcMar>
          </w:tcPr>
          <w:p w14:paraId="14E80BE5" w14:textId="14A5F00B" w:rsidR="00A27F45" w:rsidRPr="002D7C74" w:rsidRDefault="002B3780">
            <w:pPr>
              <w:widowControl w:val="0"/>
              <w:spacing w:line="240" w:lineRule="auto"/>
              <w:rPr>
                <w:i/>
                <w:iCs/>
              </w:rPr>
            </w:pPr>
            <w:r w:rsidRPr="002D7C74">
              <w:rPr>
                <w:i/>
                <w:iCs/>
              </w:rPr>
              <w:t>0.72</w:t>
            </w:r>
          </w:p>
        </w:tc>
        <w:tc>
          <w:tcPr>
            <w:tcW w:w="1234" w:type="dxa"/>
            <w:tcMar>
              <w:top w:w="100" w:type="dxa"/>
              <w:left w:w="100" w:type="dxa"/>
              <w:bottom w:w="100" w:type="dxa"/>
              <w:right w:w="100" w:type="dxa"/>
            </w:tcMar>
          </w:tcPr>
          <w:p w14:paraId="251D0864" w14:textId="3CF68ECB" w:rsidR="00A27F45" w:rsidRPr="002D7C74" w:rsidRDefault="002B3780">
            <w:pPr>
              <w:widowControl w:val="0"/>
              <w:spacing w:line="240" w:lineRule="auto"/>
              <w:rPr>
                <w:i/>
                <w:iCs/>
              </w:rPr>
            </w:pPr>
            <w:r w:rsidRPr="002D7C74">
              <w:rPr>
                <w:i/>
                <w:iCs/>
              </w:rPr>
              <w:t>0.47</w:t>
            </w:r>
          </w:p>
        </w:tc>
        <w:tc>
          <w:tcPr>
            <w:tcW w:w="1234" w:type="dxa"/>
            <w:tcMar>
              <w:top w:w="100" w:type="dxa"/>
              <w:left w:w="100" w:type="dxa"/>
              <w:bottom w:w="100" w:type="dxa"/>
              <w:right w:w="100" w:type="dxa"/>
            </w:tcMar>
          </w:tcPr>
          <w:p w14:paraId="65D7A0A5" w14:textId="59D0CF72" w:rsidR="00A27F45" w:rsidRPr="002D7C74" w:rsidRDefault="002B3780">
            <w:pPr>
              <w:widowControl w:val="0"/>
              <w:spacing w:line="240" w:lineRule="auto"/>
              <w:rPr>
                <w:i/>
                <w:iCs/>
              </w:rPr>
            </w:pPr>
            <w:r w:rsidRPr="002D7C74">
              <w:rPr>
                <w:i/>
                <w:iCs/>
              </w:rPr>
              <w:t>0.</w:t>
            </w:r>
            <w:r w:rsidR="004C163E" w:rsidRPr="002D7C74">
              <w:rPr>
                <w:i/>
                <w:iCs/>
              </w:rPr>
              <w:t>22</w:t>
            </w:r>
          </w:p>
        </w:tc>
        <w:tc>
          <w:tcPr>
            <w:tcW w:w="1234" w:type="dxa"/>
            <w:tcMar>
              <w:top w:w="100" w:type="dxa"/>
              <w:left w:w="100" w:type="dxa"/>
              <w:bottom w:w="100" w:type="dxa"/>
              <w:right w:w="100" w:type="dxa"/>
            </w:tcMar>
          </w:tcPr>
          <w:p w14:paraId="1C3ABC40" w14:textId="3AB3301E" w:rsidR="00A27F45" w:rsidRPr="002D7C74" w:rsidRDefault="002B3780">
            <w:pPr>
              <w:widowControl w:val="0"/>
              <w:spacing w:line="240" w:lineRule="auto"/>
              <w:rPr>
                <w:i/>
                <w:iCs/>
              </w:rPr>
            </w:pPr>
            <w:r w:rsidRPr="002D7C74">
              <w:rPr>
                <w:i/>
                <w:iCs/>
              </w:rPr>
              <w:t>0.</w:t>
            </w:r>
            <w:r w:rsidR="004C163E" w:rsidRPr="002D7C74">
              <w:rPr>
                <w:i/>
                <w:iCs/>
              </w:rPr>
              <w:t>71</w:t>
            </w:r>
          </w:p>
        </w:tc>
        <w:tc>
          <w:tcPr>
            <w:tcW w:w="1234" w:type="dxa"/>
            <w:tcMar>
              <w:top w:w="100" w:type="dxa"/>
              <w:left w:w="100" w:type="dxa"/>
              <w:bottom w:w="100" w:type="dxa"/>
              <w:right w:w="100" w:type="dxa"/>
            </w:tcMar>
          </w:tcPr>
          <w:p w14:paraId="1454A2B8" w14:textId="77777777" w:rsidR="00A27F45" w:rsidRPr="002D7C74" w:rsidRDefault="002B3780">
            <w:pPr>
              <w:widowControl w:val="0"/>
              <w:spacing w:line="240" w:lineRule="auto"/>
              <w:rPr>
                <w:i/>
                <w:iCs/>
              </w:rPr>
            </w:pPr>
            <w:r w:rsidRPr="002D7C74">
              <w:rPr>
                <w:i/>
                <w:iCs/>
              </w:rPr>
              <w:t>1 / 4.33</w:t>
            </w:r>
          </w:p>
        </w:tc>
      </w:tr>
      <w:tr w:rsidR="00A27F45" w14:paraId="2DC82990" w14:textId="77777777" w:rsidTr="002D7C74">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4E656B" w14:textId="77777777" w:rsidR="00A27F45" w:rsidRPr="002D7C74" w:rsidRDefault="002B3780">
            <w:pPr>
              <w:widowControl w:val="0"/>
              <w:spacing w:line="240" w:lineRule="auto"/>
              <w:rPr>
                <w:i/>
                <w:iCs/>
              </w:rPr>
            </w:pPr>
            <w:r w:rsidRPr="002D7C74">
              <w:rPr>
                <w:i/>
                <w:iCs/>
              </w:rPr>
              <w:t>rSTS</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959DAD" w14:textId="0749B15D" w:rsidR="00A27F45" w:rsidRPr="002D7C74" w:rsidRDefault="002B3780">
            <w:pPr>
              <w:widowControl w:val="0"/>
              <w:spacing w:line="240" w:lineRule="auto"/>
              <w:rPr>
                <w:i/>
                <w:iCs/>
              </w:rPr>
            </w:pPr>
            <w:r w:rsidRPr="002D7C74">
              <w:rPr>
                <w:i/>
                <w:iCs/>
              </w:rPr>
              <w:t>0.01</w:t>
            </w:r>
          </w:p>
        </w:tc>
        <w:tc>
          <w:tcPr>
            <w:tcW w:w="1234" w:type="dxa"/>
            <w:tcMar>
              <w:top w:w="100" w:type="dxa"/>
              <w:left w:w="100" w:type="dxa"/>
              <w:bottom w:w="100" w:type="dxa"/>
              <w:right w:w="100" w:type="dxa"/>
            </w:tcMar>
          </w:tcPr>
          <w:p w14:paraId="0ACECD98" w14:textId="3125F4AF" w:rsidR="00A27F45" w:rsidRPr="002D7C74" w:rsidRDefault="002B3780">
            <w:pPr>
              <w:widowControl w:val="0"/>
              <w:spacing w:line="240" w:lineRule="auto"/>
              <w:rPr>
                <w:i/>
                <w:iCs/>
              </w:rPr>
            </w:pPr>
            <w:r w:rsidRPr="002D7C74">
              <w:rPr>
                <w:i/>
                <w:iCs/>
              </w:rPr>
              <w:t>0.26</w:t>
            </w:r>
          </w:p>
        </w:tc>
        <w:tc>
          <w:tcPr>
            <w:tcW w:w="1234" w:type="dxa"/>
            <w:tcMar>
              <w:top w:w="100" w:type="dxa"/>
              <w:left w:w="100" w:type="dxa"/>
              <w:bottom w:w="100" w:type="dxa"/>
              <w:right w:w="100" w:type="dxa"/>
            </w:tcMar>
          </w:tcPr>
          <w:p w14:paraId="3AB1E83B" w14:textId="1828A462" w:rsidR="00A27F45" w:rsidRPr="002D7C74" w:rsidRDefault="002B3780">
            <w:pPr>
              <w:widowControl w:val="0"/>
              <w:spacing w:line="240" w:lineRule="auto"/>
              <w:rPr>
                <w:i/>
                <w:iCs/>
              </w:rPr>
            </w:pPr>
            <w:r w:rsidRPr="002D7C74">
              <w:rPr>
                <w:i/>
                <w:iCs/>
              </w:rPr>
              <w:t>0.</w:t>
            </w:r>
            <w:r w:rsidR="004C163E" w:rsidRPr="002D7C74">
              <w:rPr>
                <w:i/>
                <w:iCs/>
              </w:rPr>
              <w:t>80</w:t>
            </w:r>
          </w:p>
        </w:tc>
        <w:tc>
          <w:tcPr>
            <w:tcW w:w="1234" w:type="dxa"/>
            <w:tcMar>
              <w:top w:w="100" w:type="dxa"/>
              <w:left w:w="100" w:type="dxa"/>
              <w:bottom w:w="100" w:type="dxa"/>
              <w:right w:w="100" w:type="dxa"/>
            </w:tcMar>
          </w:tcPr>
          <w:p w14:paraId="5626F91F" w14:textId="6A371007" w:rsidR="00A27F45" w:rsidRPr="002D7C74" w:rsidRDefault="002B3780">
            <w:pPr>
              <w:widowControl w:val="0"/>
              <w:spacing w:line="240" w:lineRule="auto"/>
              <w:rPr>
                <w:i/>
                <w:iCs/>
              </w:rPr>
            </w:pPr>
            <w:r w:rsidRPr="002D7C74">
              <w:rPr>
                <w:i/>
                <w:iCs/>
              </w:rPr>
              <w:t>0.23</w:t>
            </w:r>
          </w:p>
        </w:tc>
        <w:tc>
          <w:tcPr>
            <w:tcW w:w="1234" w:type="dxa"/>
            <w:tcMar>
              <w:top w:w="100" w:type="dxa"/>
              <w:left w:w="100" w:type="dxa"/>
              <w:bottom w:w="100" w:type="dxa"/>
              <w:right w:w="100" w:type="dxa"/>
            </w:tcMar>
          </w:tcPr>
          <w:p w14:paraId="3030045D" w14:textId="5D6EC0DF" w:rsidR="00A27F45" w:rsidRPr="002D7C74" w:rsidRDefault="002B3780">
            <w:pPr>
              <w:widowControl w:val="0"/>
              <w:spacing w:line="240" w:lineRule="auto"/>
              <w:rPr>
                <w:i/>
                <w:iCs/>
              </w:rPr>
            </w:pPr>
            <w:r w:rsidRPr="002D7C74">
              <w:rPr>
                <w:i/>
                <w:iCs/>
              </w:rPr>
              <w:t>0.</w:t>
            </w:r>
            <w:r w:rsidR="004C163E" w:rsidRPr="002D7C74">
              <w:rPr>
                <w:i/>
                <w:iCs/>
              </w:rPr>
              <w:t>71</w:t>
            </w:r>
          </w:p>
        </w:tc>
        <w:tc>
          <w:tcPr>
            <w:tcW w:w="1234" w:type="dxa"/>
            <w:tcMar>
              <w:top w:w="100" w:type="dxa"/>
              <w:left w:w="100" w:type="dxa"/>
              <w:bottom w:w="100" w:type="dxa"/>
              <w:right w:w="100" w:type="dxa"/>
            </w:tcMar>
          </w:tcPr>
          <w:p w14:paraId="3D241F0E" w14:textId="77777777" w:rsidR="00A27F45" w:rsidRPr="002D7C74" w:rsidRDefault="002B3780">
            <w:pPr>
              <w:widowControl w:val="0"/>
              <w:spacing w:line="240" w:lineRule="auto"/>
              <w:rPr>
                <w:i/>
                <w:iCs/>
              </w:rPr>
            </w:pPr>
            <w:r w:rsidRPr="002D7C74">
              <w:rPr>
                <w:i/>
                <w:iCs/>
              </w:rPr>
              <w:t>1 / 5.34</w:t>
            </w:r>
          </w:p>
        </w:tc>
      </w:tr>
      <w:tr w:rsidR="00A27F45" w14:paraId="64F989D5" w14:textId="77777777" w:rsidTr="002D7C74">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F4C1B" w14:textId="77777777" w:rsidR="00A27F45" w:rsidRPr="002D7C74" w:rsidRDefault="002B3780">
            <w:pPr>
              <w:widowControl w:val="0"/>
              <w:spacing w:line="240" w:lineRule="auto"/>
              <w:rPr>
                <w:i/>
                <w:iCs/>
              </w:rPr>
            </w:pPr>
            <w:r w:rsidRPr="002D7C74">
              <w:rPr>
                <w:i/>
                <w:iCs/>
              </w:rPr>
              <w:t>pre-SMA</w:t>
            </w:r>
          </w:p>
        </w:tc>
        <w:tc>
          <w:tcPr>
            <w:tcW w:w="1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79CFF" w14:textId="7CEA0D2A" w:rsidR="00A27F45" w:rsidRPr="002D7C74" w:rsidRDefault="002B3780">
            <w:pPr>
              <w:widowControl w:val="0"/>
              <w:spacing w:line="240" w:lineRule="auto"/>
              <w:rPr>
                <w:i/>
                <w:iCs/>
              </w:rPr>
            </w:pPr>
            <w:r w:rsidRPr="002D7C74">
              <w:rPr>
                <w:i/>
                <w:iCs/>
              </w:rPr>
              <w:t>0.006</w:t>
            </w:r>
          </w:p>
        </w:tc>
        <w:tc>
          <w:tcPr>
            <w:tcW w:w="1234" w:type="dxa"/>
            <w:tcMar>
              <w:top w:w="100" w:type="dxa"/>
              <w:left w:w="100" w:type="dxa"/>
              <w:bottom w:w="100" w:type="dxa"/>
              <w:right w:w="100" w:type="dxa"/>
            </w:tcMar>
          </w:tcPr>
          <w:p w14:paraId="135EBFC7" w14:textId="3A080283" w:rsidR="00A27F45" w:rsidRPr="002D7C74" w:rsidRDefault="002B3780">
            <w:pPr>
              <w:widowControl w:val="0"/>
              <w:spacing w:line="240" w:lineRule="auto"/>
              <w:rPr>
                <w:i/>
                <w:iCs/>
              </w:rPr>
            </w:pPr>
            <w:r w:rsidRPr="002D7C74">
              <w:rPr>
                <w:i/>
                <w:iCs/>
              </w:rPr>
              <w:t>0.20</w:t>
            </w:r>
          </w:p>
        </w:tc>
        <w:tc>
          <w:tcPr>
            <w:tcW w:w="1234" w:type="dxa"/>
            <w:tcMar>
              <w:top w:w="100" w:type="dxa"/>
              <w:left w:w="100" w:type="dxa"/>
              <w:bottom w:w="100" w:type="dxa"/>
              <w:right w:w="100" w:type="dxa"/>
            </w:tcMar>
          </w:tcPr>
          <w:p w14:paraId="34EFE04E" w14:textId="605537FA" w:rsidR="00A27F45" w:rsidRPr="002D7C74" w:rsidRDefault="002B3780">
            <w:pPr>
              <w:widowControl w:val="0"/>
              <w:spacing w:line="240" w:lineRule="auto"/>
              <w:rPr>
                <w:i/>
                <w:iCs/>
              </w:rPr>
            </w:pPr>
            <w:r w:rsidRPr="002D7C74">
              <w:rPr>
                <w:i/>
                <w:iCs/>
              </w:rPr>
              <w:t>0.84</w:t>
            </w:r>
          </w:p>
        </w:tc>
        <w:tc>
          <w:tcPr>
            <w:tcW w:w="1234" w:type="dxa"/>
            <w:tcMar>
              <w:top w:w="100" w:type="dxa"/>
              <w:left w:w="100" w:type="dxa"/>
              <w:bottom w:w="100" w:type="dxa"/>
              <w:right w:w="100" w:type="dxa"/>
            </w:tcMar>
          </w:tcPr>
          <w:p w14:paraId="717CCDD9" w14:textId="40514A3C" w:rsidR="00A27F45" w:rsidRPr="002D7C74" w:rsidRDefault="002B3780">
            <w:pPr>
              <w:widowControl w:val="0"/>
              <w:spacing w:line="240" w:lineRule="auto"/>
              <w:rPr>
                <w:i/>
                <w:iCs/>
              </w:rPr>
            </w:pPr>
            <w:r w:rsidRPr="002D7C74">
              <w:rPr>
                <w:i/>
                <w:iCs/>
              </w:rPr>
              <w:t>0.</w:t>
            </w:r>
            <w:r w:rsidR="004C163E" w:rsidRPr="002D7C74">
              <w:rPr>
                <w:i/>
                <w:iCs/>
              </w:rPr>
              <w:t>18</w:t>
            </w:r>
          </w:p>
        </w:tc>
        <w:tc>
          <w:tcPr>
            <w:tcW w:w="1234" w:type="dxa"/>
            <w:tcMar>
              <w:top w:w="100" w:type="dxa"/>
              <w:left w:w="100" w:type="dxa"/>
              <w:bottom w:w="100" w:type="dxa"/>
              <w:right w:w="100" w:type="dxa"/>
            </w:tcMar>
          </w:tcPr>
          <w:p w14:paraId="5BF202E7" w14:textId="0999C687" w:rsidR="00A27F45" w:rsidRPr="002D7C74" w:rsidRDefault="002B3780">
            <w:pPr>
              <w:widowControl w:val="0"/>
              <w:spacing w:line="240" w:lineRule="auto"/>
              <w:rPr>
                <w:i/>
                <w:iCs/>
              </w:rPr>
            </w:pPr>
            <w:r w:rsidRPr="002D7C74">
              <w:rPr>
                <w:i/>
                <w:iCs/>
              </w:rPr>
              <w:t>0.</w:t>
            </w:r>
            <w:r w:rsidR="004C163E" w:rsidRPr="002D7C74">
              <w:rPr>
                <w:i/>
                <w:iCs/>
              </w:rPr>
              <w:t>71</w:t>
            </w:r>
          </w:p>
        </w:tc>
        <w:tc>
          <w:tcPr>
            <w:tcW w:w="1234" w:type="dxa"/>
            <w:tcMar>
              <w:top w:w="100" w:type="dxa"/>
              <w:left w:w="100" w:type="dxa"/>
              <w:bottom w:w="100" w:type="dxa"/>
              <w:right w:w="100" w:type="dxa"/>
            </w:tcMar>
          </w:tcPr>
          <w:p w14:paraId="6E664888" w14:textId="77777777" w:rsidR="00A27F45" w:rsidRPr="002D7C74" w:rsidRDefault="002B3780">
            <w:pPr>
              <w:widowControl w:val="0"/>
              <w:spacing w:line="240" w:lineRule="auto"/>
              <w:rPr>
                <w:i/>
                <w:iCs/>
              </w:rPr>
            </w:pPr>
            <w:r w:rsidRPr="002D7C74">
              <w:rPr>
                <w:i/>
                <w:iCs/>
              </w:rPr>
              <w:t>1 / 5.41</w:t>
            </w:r>
          </w:p>
        </w:tc>
      </w:tr>
    </w:tbl>
    <w:p w14:paraId="5429971B" w14:textId="77777777" w:rsidR="00A27F45" w:rsidRDefault="002B3780">
      <w:pPr>
        <w:pStyle w:val="Heading3"/>
        <w:ind w:left="720"/>
      </w:pPr>
      <w:bookmarkStart w:id="174" w:name="_x88j7u8uw4x6" w:colFirst="0" w:colLast="0"/>
      <w:bookmarkEnd w:id="174"/>
      <w:r>
        <w:t>Categorical DM:</w:t>
      </w:r>
    </w:p>
    <w:tbl>
      <w:tblPr>
        <w:tblStyle w:val="1"/>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8"/>
        <w:gridCol w:w="1728"/>
        <w:gridCol w:w="1728"/>
        <w:gridCol w:w="1728"/>
        <w:gridCol w:w="1728"/>
      </w:tblGrid>
      <w:tr w:rsidR="00A27F45" w14:paraId="45382248" w14:textId="77777777" w:rsidTr="002D7C74">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96C1C5" w14:textId="77777777" w:rsidR="00A27F45" w:rsidRDefault="002B3780">
            <w:pPr>
              <w:widowControl w:val="0"/>
              <w:spacing w:line="240" w:lineRule="auto"/>
            </w:pPr>
            <w:r>
              <w:t>region</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949009" w14:textId="77777777" w:rsidR="00A27F45" w:rsidRDefault="002B3780">
            <w:pPr>
              <w:widowControl w:val="0"/>
              <w:spacing w:line="240" w:lineRule="auto"/>
            </w:pPr>
            <w:r>
              <w:t>mean</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669192" w14:textId="77777777" w:rsidR="00A27F45" w:rsidRDefault="002B3780">
            <w:pPr>
              <w:widowControl w:val="0"/>
              <w:spacing w:line="240" w:lineRule="auto"/>
            </w:pPr>
            <w:r>
              <w:t>t value</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EB61E3" w14:textId="77777777" w:rsidR="00A27F45" w:rsidRDefault="002B3780">
            <w:pPr>
              <w:widowControl w:val="0"/>
              <w:spacing w:line="240" w:lineRule="auto"/>
            </w:pPr>
            <w:r>
              <w:t>p value</w:t>
            </w:r>
          </w:p>
        </w:tc>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16FEC2" w14:textId="77777777" w:rsidR="00A27F45" w:rsidRDefault="002B3780">
            <w:pPr>
              <w:widowControl w:val="0"/>
              <w:spacing w:line="240" w:lineRule="auto"/>
            </w:pPr>
            <w:r>
              <w:t>std</w:t>
            </w:r>
          </w:p>
        </w:tc>
      </w:tr>
      <w:tr w:rsidR="00A27F45" w14:paraId="63EE211A" w14:textId="77777777" w:rsidTr="002D7C74">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7FAC7" w14:textId="77777777" w:rsidR="00A27F45" w:rsidRDefault="002B3780">
            <w:pPr>
              <w:widowControl w:val="0"/>
              <w:spacing w:line="240" w:lineRule="auto"/>
            </w:pPr>
            <w:r>
              <w:t>FPl</w:t>
            </w:r>
          </w:p>
        </w:tc>
        <w:tc>
          <w:tcPr>
            <w:tcW w:w="1728" w:type="dxa"/>
            <w:tcMar>
              <w:top w:w="100" w:type="dxa"/>
              <w:left w:w="100" w:type="dxa"/>
              <w:bottom w:w="100" w:type="dxa"/>
              <w:right w:w="100" w:type="dxa"/>
            </w:tcMar>
          </w:tcPr>
          <w:p w14:paraId="1CAC56DF" w14:textId="6B61DDA4" w:rsidR="00A27F45" w:rsidRDefault="002B3780">
            <w:pPr>
              <w:widowControl w:val="0"/>
              <w:spacing w:line="240" w:lineRule="auto"/>
            </w:pPr>
            <w:r>
              <w:t>-0.</w:t>
            </w:r>
            <w:r w:rsidR="0031099F">
              <w:t>003</w:t>
            </w:r>
          </w:p>
        </w:tc>
        <w:tc>
          <w:tcPr>
            <w:tcW w:w="1728" w:type="dxa"/>
            <w:tcMar>
              <w:top w:w="100" w:type="dxa"/>
              <w:left w:w="100" w:type="dxa"/>
              <w:bottom w:w="100" w:type="dxa"/>
              <w:right w:w="100" w:type="dxa"/>
            </w:tcMar>
          </w:tcPr>
          <w:p w14:paraId="1A8D73CB" w14:textId="2480CA0D" w:rsidR="00A27F45" w:rsidRDefault="002B3780">
            <w:pPr>
              <w:widowControl w:val="0"/>
              <w:spacing w:line="240" w:lineRule="auto"/>
            </w:pPr>
            <w:r>
              <w:t>-0.</w:t>
            </w:r>
            <w:r w:rsidR="0031099F">
              <w:t>07</w:t>
            </w:r>
          </w:p>
        </w:tc>
        <w:tc>
          <w:tcPr>
            <w:tcW w:w="1728" w:type="dxa"/>
            <w:tcMar>
              <w:top w:w="100" w:type="dxa"/>
              <w:left w:w="100" w:type="dxa"/>
              <w:bottom w:w="100" w:type="dxa"/>
              <w:right w:w="100" w:type="dxa"/>
            </w:tcMar>
          </w:tcPr>
          <w:p w14:paraId="3F9FF0DD" w14:textId="7BD416BB" w:rsidR="00A27F45" w:rsidRDefault="002B3780">
            <w:pPr>
              <w:widowControl w:val="0"/>
              <w:spacing w:line="240" w:lineRule="auto"/>
            </w:pPr>
            <w:r>
              <w:t>0.</w:t>
            </w:r>
            <w:r w:rsidR="0031099F">
              <w:t>95</w:t>
            </w:r>
          </w:p>
        </w:tc>
        <w:tc>
          <w:tcPr>
            <w:tcW w:w="1728" w:type="dxa"/>
            <w:tcMar>
              <w:top w:w="100" w:type="dxa"/>
              <w:left w:w="100" w:type="dxa"/>
              <w:bottom w:w="100" w:type="dxa"/>
              <w:right w:w="100" w:type="dxa"/>
            </w:tcMar>
          </w:tcPr>
          <w:p w14:paraId="75E81803" w14:textId="1279051D" w:rsidR="00A27F45" w:rsidRDefault="002B3780">
            <w:pPr>
              <w:widowControl w:val="0"/>
              <w:spacing w:line="240" w:lineRule="auto"/>
            </w:pPr>
            <w:r>
              <w:t>0.</w:t>
            </w:r>
            <w:r w:rsidR="0031099F">
              <w:t>22</w:t>
            </w:r>
          </w:p>
        </w:tc>
      </w:tr>
      <w:tr w:rsidR="00A27F45" w14:paraId="18996079" w14:textId="77777777" w:rsidTr="002D7C74">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78BF95" w14:textId="77777777" w:rsidR="00A27F45" w:rsidRDefault="002B3780">
            <w:pPr>
              <w:widowControl w:val="0"/>
              <w:spacing w:line="240" w:lineRule="auto"/>
            </w:pPr>
            <w:r>
              <w:t>FPm</w:t>
            </w:r>
          </w:p>
        </w:tc>
        <w:tc>
          <w:tcPr>
            <w:tcW w:w="1728" w:type="dxa"/>
            <w:tcMar>
              <w:top w:w="100" w:type="dxa"/>
              <w:left w:w="100" w:type="dxa"/>
              <w:bottom w:w="100" w:type="dxa"/>
              <w:right w:w="100" w:type="dxa"/>
            </w:tcMar>
          </w:tcPr>
          <w:p w14:paraId="505A8880" w14:textId="47C5E2B5" w:rsidR="00A27F45" w:rsidRDefault="002B3780">
            <w:pPr>
              <w:widowControl w:val="0"/>
              <w:spacing w:line="240" w:lineRule="auto"/>
            </w:pPr>
            <w:r>
              <w:t>0.02</w:t>
            </w:r>
          </w:p>
        </w:tc>
        <w:tc>
          <w:tcPr>
            <w:tcW w:w="1728" w:type="dxa"/>
            <w:tcMar>
              <w:top w:w="100" w:type="dxa"/>
              <w:left w:w="100" w:type="dxa"/>
              <w:bottom w:w="100" w:type="dxa"/>
              <w:right w:w="100" w:type="dxa"/>
            </w:tcMar>
          </w:tcPr>
          <w:p w14:paraId="3C337A61" w14:textId="0D9703F0" w:rsidR="00A27F45" w:rsidRDefault="002B3780">
            <w:pPr>
              <w:widowControl w:val="0"/>
              <w:spacing w:line="240" w:lineRule="auto"/>
            </w:pPr>
            <w:r>
              <w:t>0.94</w:t>
            </w:r>
          </w:p>
        </w:tc>
        <w:tc>
          <w:tcPr>
            <w:tcW w:w="1728" w:type="dxa"/>
            <w:tcMar>
              <w:top w:w="100" w:type="dxa"/>
              <w:left w:w="100" w:type="dxa"/>
              <w:bottom w:w="100" w:type="dxa"/>
              <w:right w:w="100" w:type="dxa"/>
            </w:tcMar>
          </w:tcPr>
          <w:p w14:paraId="1DEAB9F3" w14:textId="757EBAEB" w:rsidR="00A27F45" w:rsidRDefault="002B3780">
            <w:pPr>
              <w:widowControl w:val="0"/>
              <w:spacing w:line="240" w:lineRule="auto"/>
            </w:pPr>
            <w:r>
              <w:t>0.35</w:t>
            </w:r>
          </w:p>
        </w:tc>
        <w:tc>
          <w:tcPr>
            <w:tcW w:w="1728" w:type="dxa"/>
            <w:tcMar>
              <w:top w:w="100" w:type="dxa"/>
              <w:left w:w="100" w:type="dxa"/>
              <w:bottom w:w="100" w:type="dxa"/>
              <w:right w:w="100" w:type="dxa"/>
            </w:tcMar>
          </w:tcPr>
          <w:p w14:paraId="50EC6988" w14:textId="19D5B412" w:rsidR="00A27F45" w:rsidRDefault="002B3780">
            <w:pPr>
              <w:widowControl w:val="0"/>
              <w:spacing w:line="240" w:lineRule="auto"/>
            </w:pPr>
            <w:r>
              <w:t>0.</w:t>
            </w:r>
            <w:r w:rsidR="0031099F">
              <w:t>15</w:t>
            </w:r>
          </w:p>
        </w:tc>
      </w:tr>
      <w:tr w:rsidR="00A27F45" w14:paraId="56FF9E9A" w14:textId="77777777" w:rsidTr="002D7C74">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16C22C" w14:textId="77777777" w:rsidR="00A27F45" w:rsidRDefault="002B3780">
            <w:pPr>
              <w:widowControl w:val="0"/>
              <w:spacing w:line="240" w:lineRule="auto"/>
            </w:pPr>
            <w:r>
              <w:t>BA46</w:t>
            </w:r>
          </w:p>
        </w:tc>
        <w:tc>
          <w:tcPr>
            <w:tcW w:w="1728" w:type="dxa"/>
            <w:tcMar>
              <w:top w:w="100" w:type="dxa"/>
              <w:left w:w="100" w:type="dxa"/>
              <w:bottom w:w="100" w:type="dxa"/>
              <w:right w:w="100" w:type="dxa"/>
            </w:tcMar>
          </w:tcPr>
          <w:p w14:paraId="3723DF03" w14:textId="3669E331" w:rsidR="00A27F45" w:rsidRDefault="002B3780">
            <w:pPr>
              <w:widowControl w:val="0"/>
              <w:spacing w:line="240" w:lineRule="auto"/>
            </w:pPr>
            <w:r>
              <w:t>-0.</w:t>
            </w:r>
            <w:r w:rsidR="0031099F">
              <w:t>004</w:t>
            </w:r>
          </w:p>
        </w:tc>
        <w:tc>
          <w:tcPr>
            <w:tcW w:w="1728" w:type="dxa"/>
            <w:tcMar>
              <w:top w:w="100" w:type="dxa"/>
              <w:left w:w="100" w:type="dxa"/>
              <w:bottom w:w="100" w:type="dxa"/>
              <w:right w:w="100" w:type="dxa"/>
            </w:tcMar>
          </w:tcPr>
          <w:p w14:paraId="762F4570" w14:textId="173DA1AD" w:rsidR="00A27F45" w:rsidRDefault="002B3780">
            <w:pPr>
              <w:widowControl w:val="0"/>
              <w:spacing w:line="240" w:lineRule="auto"/>
            </w:pPr>
            <w:r>
              <w:t>-0.08</w:t>
            </w:r>
          </w:p>
        </w:tc>
        <w:tc>
          <w:tcPr>
            <w:tcW w:w="1728" w:type="dxa"/>
            <w:tcMar>
              <w:top w:w="100" w:type="dxa"/>
              <w:left w:w="100" w:type="dxa"/>
              <w:bottom w:w="100" w:type="dxa"/>
              <w:right w:w="100" w:type="dxa"/>
            </w:tcMar>
          </w:tcPr>
          <w:p w14:paraId="0E87C13E" w14:textId="32701947" w:rsidR="00A27F45" w:rsidRDefault="002B3780">
            <w:pPr>
              <w:widowControl w:val="0"/>
              <w:spacing w:line="240" w:lineRule="auto"/>
            </w:pPr>
            <w:r>
              <w:t>0.93</w:t>
            </w:r>
          </w:p>
        </w:tc>
        <w:tc>
          <w:tcPr>
            <w:tcW w:w="1728" w:type="dxa"/>
            <w:tcMar>
              <w:top w:w="100" w:type="dxa"/>
              <w:left w:w="100" w:type="dxa"/>
              <w:bottom w:w="100" w:type="dxa"/>
              <w:right w:w="100" w:type="dxa"/>
            </w:tcMar>
          </w:tcPr>
          <w:p w14:paraId="090D1C34" w14:textId="118691D0" w:rsidR="00A27F45" w:rsidRDefault="002B3780">
            <w:pPr>
              <w:widowControl w:val="0"/>
              <w:spacing w:line="240" w:lineRule="auto"/>
            </w:pPr>
            <w:r>
              <w:t>0.26</w:t>
            </w:r>
          </w:p>
        </w:tc>
      </w:tr>
      <w:tr w:rsidR="00A27F45" w14:paraId="5453332D" w14:textId="77777777" w:rsidTr="002D7C74">
        <w:trPr>
          <w:trHeight w:val="417"/>
        </w:trPr>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745E20" w14:textId="77777777" w:rsidR="00A27F45" w:rsidRDefault="002B3780">
            <w:pPr>
              <w:widowControl w:val="0"/>
              <w:spacing w:line="240" w:lineRule="auto"/>
            </w:pPr>
            <w:r>
              <w:t>vmPFC</w:t>
            </w:r>
          </w:p>
        </w:tc>
        <w:tc>
          <w:tcPr>
            <w:tcW w:w="1728" w:type="dxa"/>
            <w:tcMar>
              <w:top w:w="100" w:type="dxa"/>
              <w:left w:w="100" w:type="dxa"/>
              <w:bottom w:w="100" w:type="dxa"/>
              <w:right w:w="100" w:type="dxa"/>
            </w:tcMar>
          </w:tcPr>
          <w:p w14:paraId="364BC5D8" w14:textId="729483F1" w:rsidR="00A27F45" w:rsidRDefault="002B3780">
            <w:pPr>
              <w:widowControl w:val="0"/>
              <w:spacing w:line="240" w:lineRule="auto"/>
            </w:pPr>
            <w:r>
              <w:t>0.</w:t>
            </w:r>
            <w:r w:rsidR="0031099F">
              <w:t>012</w:t>
            </w:r>
          </w:p>
        </w:tc>
        <w:tc>
          <w:tcPr>
            <w:tcW w:w="1728" w:type="dxa"/>
            <w:tcMar>
              <w:top w:w="100" w:type="dxa"/>
              <w:left w:w="100" w:type="dxa"/>
              <w:bottom w:w="100" w:type="dxa"/>
              <w:right w:w="100" w:type="dxa"/>
            </w:tcMar>
          </w:tcPr>
          <w:p w14:paraId="13F1CF9B" w14:textId="4696BB46" w:rsidR="00A27F45" w:rsidRDefault="002B3780">
            <w:pPr>
              <w:widowControl w:val="0"/>
              <w:spacing w:line="240" w:lineRule="auto"/>
            </w:pPr>
            <w:r>
              <w:t>0.</w:t>
            </w:r>
            <w:r w:rsidR="0031099F">
              <w:t>24</w:t>
            </w:r>
          </w:p>
        </w:tc>
        <w:tc>
          <w:tcPr>
            <w:tcW w:w="1728" w:type="dxa"/>
            <w:tcMar>
              <w:top w:w="100" w:type="dxa"/>
              <w:left w:w="100" w:type="dxa"/>
              <w:bottom w:w="100" w:type="dxa"/>
              <w:right w:w="100" w:type="dxa"/>
            </w:tcMar>
          </w:tcPr>
          <w:p w14:paraId="3EB62282" w14:textId="1F9B36B0" w:rsidR="00A27F45" w:rsidRDefault="002B3780">
            <w:pPr>
              <w:widowControl w:val="0"/>
              <w:spacing w:line="240" w:lineRule="auto"/>
            </w:pPr>
            <w:r>
              <w:t>0.8</w:t>
            </w:r>
            <w:r w:rsidR="0031099F">
              <w:t>2</w:t>
            </w:r>
          </w:p>
        </w:tc>
        <w:tc>
          <w:tcPr>
            <w:tcW w:w="1728" w:type="dxa"/>
            <w:tcMar>
              <w:top w:w="100" w:type="dxa"/>
              <w:left w:w="100" w:type="dxa"/>
              <w:bottom w:w="100" w:type="dxa"/>
              <w:right w:w="100" w:type="dxa"/>
            </w:tcMar>
          </w:tcPr>
          <w:p w14:paraId="6C56ADB7" w14:textId="208DB1A4" w:rsidR="00A27F45" w:rsidRDefault="002B3780">
            <w:pPr>
              <w:widowControl w:val="0"/>
              <w:spacing w:line="240" w:lineRule="auto"/>
            </w:pPr>
            <w:r>
              <w:t>0.29</w:t>
            </w:r>
          </w:p>
        </w:tc>
      </w:tr>
      <w:tr w:rsidR="00A27F45" w14:paraId="7778A02E" w14:textId="77777777" w:rsidTr="002D7C74">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DF1C31" w14:textId="77777777" w:rsidR="00A27F45" w:rsidRDefault="002B3780">
            <w:pPr>
              <w:widowControl w:val="0"/>
              <w:spacing w:line="240" w:lineRule="auto"/>
            </w:pPr>
            <w:r>
              <w:t>rTPJ</w:t>
            </w:r>
          </w:p>
        </w:tc>
        <w:tc>
          <w:tcPr>
            <w:tcW w:w="1728" w:type="dxa"/>
            <w:tcMar>
              <w:top w:w="100" w:type="dxa"/>
              <w:left w:w="100" w:type="dxa"/>
              <w:bottom w:w="100" w:type="dxa"/>
              <w:right w:w="100" w:type="dxa"/>
            </w:tcMar>
          </w:tcPr>
          <w:p w14:paraId="08494B49" w14:textId="76E4A0CA" w:rsidR="00A27F45" w:rsidRDefault="002B3780">
            <w:pPr>
              <w:widowControl w:val="0"/>
              <w:spacing w:line="240" w:lineRule="auto"/>
            </w:pPr>
            <w:r>
              <w:t>0.</w:t>
            </w:r>
            <w:r w:rsidR="0031099F">
              <w:t>04</w:t>
            </w:r>
          </w:p>
        </w:tc>
        <w:tc>
          <w:tcPr>
            <w:tcW w:w="1728" w:type="dxa"/>
            <w:tcMar>
              <w:top w:w="100" w:type="dxa"/>
              <w:left w:w="100" w:type="dxa"/>
              <w:bottom w:w="100" w:type="dxa"/>
              <w:right w:w="100" w:type="dxa"/>
            </w:tcMar>
          </w:tcPr>
          <w:p w14:paraId="7ED9EDEE" w14:textId="3BF958C6" w:rsidR="00A27F45" w:rsidRDefault="002B3780">
            <w:pPr>
              <w:widowControl w:val="0"/>
              <w:spacing w:line="240" w:lineRule="auto"/>
            </w:pPr>
            <w:r>
              <w:t>1.</w:t>
            </w:r>
            <w:r w:rsidR="0031099F">
              <w:t>20</w:t>
            </w:r>
          </w:p>
        </w:tc>
        <w:tc>
          <w:tcPr>
            <w:tcW w:w="1728" w:type="dxa"/>
            <w:tcMar>
              <w:top w:w="100" w:type="dxa"/>
              <w:left w:w="100" w:type="dxa"/>
              <w:bottom w:w="100" w:type="dxa"/>
              <w:right w:w="100" w:type="dxa"/>
            </w:tcMar>
          </w:tcPr>
          <w:p w14:paraId="0989CF6E" w14:textId="67CF7347" w:rsidR="00A27F45" w:rsidRDefault="002B3780">
            <w:pPr>
              <w:widowControl w:val="0"/>
              <w:spacing w:line="240" w:lineRule="auto"/>
            </w:pPr>
            <w:r>
              <w:t>0.24</w:t>
            </w:r>
          </w:p>
        </w:tc>
        <w:tc>
          <w:tcPr>
            <w:tcW w:w="1728" w:type="dxa"/>
            <w:tcMar>
              <w:top w:w="100" w:type="dxa"/>
              <w:left w:w="100" w:type="dxa"/>
              <w:bottom w:w="100" w:type="dxa"/>
              <w:right w:w="100" w:type="dxa"/>
            </w:tcMar>
          </w:tcPr>
          <w:p w14:paraId="06E76E21" w14:textId="1C865259" w:rsidR="00A27F45" w:rsidRDefault="002B3780">
            <w:pPr>
              <w:widowControl w:val="0"/>
              <w:spacing w:line="240" w:lineRule="auto"/>
            </w:pPr>
            <w:r>
              <w:t>0.18</w:t>
            </w:r>
          </w:p>
        </w:tc>
      </w:tr>
      <w:tr w:rsidR="00A27F45" w14:paraId="3E7CE7D6" w14:textId="77777777" w:rsidTr="002D7C74">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A60DC1" w14:textId="77777777" w:rsidR="00A27F45" w:rsidRDefault="002B3780">
            <w:pPr>
              <w:widowControl w:val="0"/>
              <w:spacing w:line="240" w:lineRule="auto"/>
            </w:pPr>
            <w:r>
              <w:t>rSTS</w:t>
            </w:r>
          </w:p>
        </w:tc>
        <w:tc>
          <w:tcPr>
            <w:tcW w:w="1728" w:type="dxa"/>
            <w:tcMar>
              <w:top w:w="100" w:type="dxa"/>
              <w:left w:w="100" w:type="dxa"/>
              <w:bottom w:w="100" w:type="dxa"/>
              <w:right w:w="100" w:type="dxa"/>
            </w:tcMar>
          </w:tcPr>
          <w:p w14:paraId="226A877F" w14:textId="6811D4DB" w:rsidR="00A27F45" w:rsidRDefault="002B3780">
            <w:pPr>
              <w:widowControl w:val="0"/>
              <w:spacing w:line="240" w:lineRule="auto"/>
            </w:pPr>
            <w:r>
              <w:t>0.02</w:t>
            </w:r>
          </w:p>
        </w:tc>
        <w:tc>
          <w:tcPr>
            <w:tcW w:w="1728" w:type="dxa"/>
            <w:tcMar>
              <w:top w:w="100" w:type="dxa"/>
              <w:left w:w="100" w:type="dxa"/>
              <w:bottom w:w="100" w:type="dxa"/>
              <w:right w:w="100" w:type="dxa"/>
            </w:tcMar>
          </w:tcPr>
          <w:p w14:paraId="6BDCD991" w14:textId="0F1FBC10" w:rsidR="00A27F45" w:rsidRDefault="002B3780">
            <w:pPr>
              <w:widowControl w:val="0"/>
              <w:spacing w:line="240" w:lineRule="auto"/>
            </w:pPr>
            <w:r>
              <w:t>0.54</w:t>
            </w:r>
          </w:p>
        </w:tc>
        <w:tc>
          <w:tcPr>
            <w:tcW w:w="1728" w:type="dxa"/>
            <w:tcMar>
              <w:top w:w="100" w:type="dxa"/>
              <w:left w:w="100" w:type="dxa"/>
              <w:bottom w:w="100" w:type="dxa"/>
              <w:right w:w="100" w:type="dxa"/>
            </w:tcMar>
          </w:tcPr>
          <w:p w14:paraId="129385FE" w14:textId="4F7E77DF" w:rsidR="00A27F45" w:rsidRDefault="002B3780">
            <w:pPr>
              <w:widowControl w:val="0"/>
              <w:spacing w:line="240" w:lineRule="auto"/>
            </w:pPr>
            <w:r>
              <w:t>0.</w:t>
            </w:r>
            <w:r w:rsidR="0031099F">
              <w:t>59</w:t>
            </w:r>
          </w:p>
        </w:tc>
        <w:tc>
          <w:tcPr>
            <w:tcW w:w="1728" w:type="dxa"/>
            <w:tcMar>
              <w:top w:w="100" w:type="dxa"/>
              <w:left w:w="100" w:type="dxa"/>
              <w:bottom w:w="100" w:type="dxa"/>
              <w:right w:w="100" w:type="dxa"/>
            </w:tcMar>
          </w:tcPr>
          <w:p w14:paraId="40880D8E" w14:textId="41C9797B" w:rsidR="00A27F45" w:rsidRDefault="002B3780">
            <w:pPr>
              <w:widowControl w:val="0"/>
              <w:spacing w:line="240" w:lineRule="auto"/>
            </w:pPr>
            <w:r>
              <w:t>0.21</w:t>
            </w:r>
          </w:p>
        </w:tc>
      </w:tr>
      <w:tr w:rsidR="00A27F45" w14:paraId="1DA0488A" w14:textId="77777777" w:rsidTr="002D7C74">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6E21E" w14:textId="77777777" w:rsidR="00A27F45" w:rsidRDefault="002B3780">
            <w:pPr>
              <w:widowControl w:val="0"/>
              <w:spacing w:line="240" w:lineRule="auto"/>
            </w:pPr>
            <w:r>
              <w:t>preSMA</w:t>
            </w:r>
          </w:p>
        </w:tc>
        <w:tc>
          <w:tcPr>
            <w:tcW w:w="1728" w:type="dxa"/>
            <w:tcMar>
              <w:top w:w="100" w:type="dxa"/>
              <w:left w:w="100" w:type="dxa"/>
              <w:bottom w:w="100" w:type="dxa"/>
              <w:right w:w="100" w:type="dxa"/>
            </w:tcMar>
          </w:tcPr>
          <w:p w14:paraId="46AD8FE2" w14:textId="69464ADC" w:rsidR="00A27F45" w:rsidRDefault="002B3780">
            <w:pPr>
              <w:widowControl w:val="0"/>
              <w:spacing w:line="240" w:lineRule="auto"/>
            </w:pPr>
            <w:r>
              <w:t>0.</w:t>
            </w:r>
            <w:r w:rsidR="0031099F">
              <w:t>02</w:t>
            </w:r>
          </w:p>
        </w:tc>
        <w:tc>
          <w:tcPr>
            <w:tcW w:w="1728" w:type="dxa"/>
            <w:tcMar>
              <w:top w:w="100" w:type="dxa"/>
              <w:left w:w="100" w:type="dxa"/>
              <w:bottom w:w="100" w:type="dxa"/>
              <w:right w:w="100" w:type="dxa"/>
            </w:tcMar>
          </w:tcPr>
          <w:p w14:paraId="0B75BC07" w14:textId="48B2B855" w:rsidR="00A27F45" w:rsidRDefault="002B3780">
            <w:pPr>
              <w:widowControl w:val="0"/>
              <w:spacing w:line="240" w:lineRule="auto"/>
            </w:pPr>
            <w:r>
              <w:t>0.35</w:t>
            </w:r>
          </w:p>
        </w:tc>
        <w:tc>
          <w:tcPr>
            <w:tcW w:w="1728" w:type="dxa"/>
            <w:tcMar>
              <w:top w:w="100" w:type="dxa"/>
              <w:left w:w="100" w:type="dxa"/>
              <w:bottom w:w="100" w:type="dxa"/>
              <w:right w:w="100" w:type="dxa"/>
            </w:tcMar>
          </w:tcPr>
          <w:p w14:paraId="3EBB13BD" w14:textId="0B5669A0" w:rsidR="00A27F45" w:rsidRDefault="002B3780">
            <w:pPr>
              <w:widowControl w:val="0"/>
              <w:spacing w:line="240" w:lineRule="auto"/>
            </w:pPr>
            <w:r>
              <w:t>0.</w:t>
            </w:r>
            <w:r w:rsidR="0031099F">
              <w:t>73</w:t>
            </w:r>
          </w:p>
        </w:tc>
        <w:tc>
          <w:tcPr>
            <w:tcW w:w="1728" w:type="dxa"/>
            <w:tcMar>
              <w:top w:w="100" w:type="dxa"/>
              <w:left w:w="100" w:type="dxa"/>
              <w:bottom w:w="100" w:type="dxa"/>
              <w:right w:w="100" w:type="dxa"/>
            </w:tcMar>
          </w:tcPr>
          <w:p w14:paraId="29F1002B" w14:textId="0D1EE350" w:rsidR="00A27F45" w:rsidRDefault="002B3780">
            <w:pPr>
              <w:widowControl w:val="0"/>
              <w:spacing w:line="240" w:lineRule="auto"/>
            </w:pPr>
            <w:r>
              <w:t>0.</w:t>
            </w:r>
            <w:r w:rsidR="0031099F">
              <w:t>26</w:t>
            </w:r>
          </w:p>
        </w:tc>
      </w:tr>
    </w:tbl>
    <w:p w14:paraId="290BA496" w14:textId="77777777" w:rsidR="00A27F45" w:rsidRDefault="002B3780">
      <w:pPr>
        <w:ind w:left="720"/>
      </w:pPr>
      <w:r>
        <w:br w:type="page"/>
      </w:r>
    </w:p>
    <w:p w14:paraId="3EB5C8C9" w14:textId="77777777" w:rsidR="00A27F45" w:rsidRDefault="002B3780">
      <w:pPr>
        <w:pStyle w:val="Heading2"/>
        <w:ind w:left="720"/>
      </w:pPr>
      <w:bookmarkStart w:id="175" w:name="_3bqx5if27mpk" w:colFirst="0" w:colLast="0"/>
      <w:bookmarkEnd w:id="175"/>
      <w:r>
        <w:lastRenderedPageBreak/>
        <w:t>S9. Full results: FPl</w:t>
      </w:r>
    </w:p>
    <w:p w14:paraId="5EE4ACFF" w14:textId="77777777" w:rsidR="00A27F45" w:rsidRDefault="002B3780">
      <w:pPr>
        <w:ind w:left="720"/>
      </w:pPr>
      <w:r>
        <w:rPr>
          <w:noProof/>
        </w:rPr>
        <w:drawing>
          <wp:inline distT="114300" distB="114300" distL="114300" distR="114300" wp14:anchorId="23A4BFC7" wp14:editId="3448A576">
            <wp:extent cx="4572000" cy="4986997"/>
            <wp:effectExtent l="0" t="0" r="0" b="4445"/>
            <wp:docPr id="34" name="image35.png"/>
            <wp:cNvGraphicFramePr/>
            <a:graphic xmlns:a="http://schemas.openxmlformats.org/drawingml/2006/main">
              <a:graphicData uri="http://schemas.openxmlformats.org/drawingml/2006/picture">
                <pic:pic xmlns:pic="http://schemas.openxmlformats.org/drawingml/2006/picture">
                  <pic:nvPicPr>
                    <pic:cNvPr id="34" name="image35.png"/>
                    <pic:cNvPicPr preferRelativeResize="0"/>
                  </pic:nvPicPr>
                  <pic:blipFill>
                    <a:blip r:embed="rId201" cstate="print">
                      <a:extLst>
                        <a:ext uri="{28A0092B-C50C-407E-A947-70E740481C1C}">
                          <a14:useLocalDpi xmlns:a14="http://schemas.microsoft.com/office/drawing/2010/main" val="0"/>
                        </a:ext>
                      </a:extLst>
                    </a:blip>
                    <a:srcRect l="8" r="8"/>
                    <a:stretch>
                      <a:fillRect/>
                    </a:stretch>
                  </pic:blipFill>
                  <pic:spPr>
                    <a:xfrm>
                      <a:off x="0" y="0"/>
                      <a:ext cx="4572000" cy="4986997"/>
                    </a:xfrm>
                    <a:prstGeom prst="rect">
                      <a:avLst/>
                    </a:prstGeom>
                    <a:ln/>
                  </pic:spPr>
                </pic:pic>
              </a:graphicData>
            </a:graphic>
          </wp:inline>
        </w:drawing>
      </w:r>
    </w:p>
    <w:p w14:paraId="05CD94A6" w14:textId="757A6E5D" w:rsidR="00A27F45" w:rsidRDefault="00027491">
      <w:pPr>
        <w:ind w:left="720"/>
      </w:pPr>
      <w:r>
        <w:t>First</w:t>
      </w:r>
      <w:r w:rsidR="008716C8">
        <w:t xml:space="preserve"> row: mean beta </w:t>
      </w:r>
      <w:r>
        <w:t>coefficients per response and confidence level from the categorical design matrix. Second row: mean beta coefficients from a multiple regression model fitted to the above curves, using confidence and confidence squared as predictors.</w:t>
      </w:r>
      <w:r w:rsidRPr="00027491">
        <w:t xml:space="preserve"> </w:t>
      </w:r>
      <w:r>
        <w:t xml:space="preserve">Third row: Mean Spearman correlations between the empirical RDM and </w:t>
      </w:r>
      <w:r w:rsidR="00A557AC">
        <w:t>theory driven</w:t>
      </w:r>
      <w:r>
        <w:t xml:space="preserve"> RDMs. </w:t>
      </w:r>
      <w:r w:rsidR="00630071">
        <w:t xml:space="preserve">Error bars represent the standard error of the mean. Bottom right corner: A multidimensional scaling projection of the empirical RDM onto a two-dimensional space, for the purpose of visualization. </w:t>
      </w:r>
      <w:r w:rsidR="00A557AC">
        <w:t xml:space="preserve">In the FPl ROI, multivariate spatial activation patterns </w:t>
      </w:r>
      <w:r w:rsidR="000A0F4D">
        <w:t>did not significantly correlate with any of the eight theoretical RDMs</w:t>
      </w:r>
      <w:r w:rsidR="00A557AC">
        <w:t xml:space="preserve"> (p’s&gt;0.</w:t>
      </w:r>
      <w:r w:rsidR="000A0F4D">
        <w:t>05</w:t>
      </w:r>
      <w:r w:rsidR="00A557AC">
        <w:t xml:space="preserve">). </w:t>
      </w:r>
      <w:r w:rsidR="002B3780">
        <w:br w:type="page"/>
      </w:r>
    </w:p>
    <w:p w14:paraId="3ACC47E5" w14:textId="77777777" w:rsidR="00A27F45" w:rsidRDefault="002B3780">
      <w:pPr>
        <w:pStyle w:val="Heading2"/>
        <w:ind w:left="720"/>
      </w:pPr>
      <w:bookmarkStart w:id="176" w:name="_tjjv5q28in29" w:colFirst="0" w:colLast="0"/>
      <w:bookmarkEnd w:id="176"/>
      <w:r>
        <w:lastRenderedPageBreak/>
        <w:t>S10. Full results: FPm</w:t>
      </w:r>
    </w:p>
    <w:p w14:paraId="49EF00BF" w14:textId="77777777" w:rsidR="00A27F45" w:rsidRDefault="002B3780">
      <w:pPr>
        <w:ind w:left="720"/>
      </w:pPr>
      <w:r>
        <w:rPr>
          <w:noProof/>
        </w:rPr>
        <w:drawing>
          <wp:inline distT="114300" distB="114300" distL="114300" distR="114300" wp14:anchorId="69205F01" wp14:editId="1BF928C8">
            <wp:extent cx="4572000" cy="5008098"/>
            <wp:effectExtent l="0" t="0" r="0" b="2540"/>
            <wp:docPr id="26" name="image22.png"/>
            <wp:cNvGraphicFramePr/>
            <a:graphic xmlns:a="http://schemas.openxmlformats.org/drawingml/2006/main">
              <a:graphicData uri="http://schemas.openxmlformats.org/drawingml/2006/picture">
                <pic:pic xmlns:pic="http://schemas.openxmlformats.org/drawingml/2006/picture">
                  <pic:nvPicPr>
                    <pic:cNvPr id="26" name="image22.png"/>
                    <pic:cNvPicPr preferRelativeResize="0"/>
                  </pic:nvPicPr>
                  <pic:blipFill>
                    <a:blip r:embed="rId202" cstate="print">
                      <a:extLst>
                        <a:ext uri="{28A0092B-C50C-407E-A947-70E740481C1C}">
                          <a14:useLocalDpi xmlns:a14="http://schemas.microsoft.com/office/drawing/2010/main" val="0"/>
                        </a:ext>
                      </a:extLst>
                    </a:blip>
                    <a:srcRect l="218" r="218"/>
                    <a:stretch>
                      <a:fillRect/>
                    </a:stretch>
                  </pic:blipFill>
                  <pic:spPr>
                    <a:xfrm>
                      <a:off x="0" y="0"/>
                      <a:ext cx="4572000" cy="5008098"/>
                    </a:xfrm>
                    <a:prstGeom prst="rect">
                      <a:avLst/>
                    </a:prstGeom>
                    <a:ln/>
                  </pic:spPr>
                </pic:pic>
              </a:graphicData>
            </a:graphic>
          </wp:inline>
        </w:drawing>
      </w:r>
    </w:p>
    <w:p w14:paraId="70FC7015" w14:textId="3EEF52A6" w:rsidR="00A27F45" w:rsidRDefault="00630071">
      <w:pPr>
        <w:ind w:left="720"/>
      </w:pPr>
      <w:commentRangeStart w:id="177"/>
      <w:r>
        <w:t xml:space="preserve">In </w:t>
      </w:r>
      <w:commentRangeEnd w:id="177"/>
      <w:r>
        <w:rPr>
          <w:rStyle w:val="CommentReference"/>
        </w:rPr>
        <w:commentReference w:id="177"/>
      </w:r>
      <w:r>
        <w:t xml:space="preserve">the FPm ROI, multivariate spatial activation patterns did not significantly correlate with any of the eight theoretical RDMs (p’s&gt;0.16). </w:t>
      </w:r>
      <w:r w:rsidR="00620D7C">
        <w:t>Same conventions as Fig. S9.</w:t>
      </w:r>
      <w:r w:rsidR="002B3780">
        <w:br w:type="page"/>
      </w:r>
    </w:p>
    <w:p w14:paraId="1F64C786" w14:textId="77777777" w:rsidR="00A27F45" w:rsidRDefault="002B3780">
      <w:pPr>
        <w:pStyle w:val="Heading2"/>
        <w:ind w:left="720"/>
      </w:pPr>
      <w:bookmarkStart w:id="178" w:name="_11nbfn6m793r" w:colFirst="0" w:colLast="0"/>
      <w:bookmarkEnd w:id="178"/>
      <w:r>
        <w:lastRenderedPageBreak/>
        <w:t>S11. Full results: BA46</w:t>
      </w:r>
    </w:p>
    <w:p w14:paraId="784716C0" w14:textId="77777777" w:rsidR="00A27F45" w:rsidRDefault="002B3780">
      <w:r>
        <w:rPr>
          <w:noProof/>
        </w:rPr>
        <w:drawing>
          <wp:inline distT="114300" distB="114300" distL="114300" distR="114300" wp14:anchorId="342517DD" wp14:editId="14EAC6D6">
            <wp:extent cx="4572000" cy="5004391"/>
            <wp:effectExtent l="0" t="0" r="0" b="6350"/>
            <wp:docPr id="33" name="image34.png"/>
            <wp:cNvGraphicFramePr/>
            <a:graphic xmlns:a="http://schemas.openxmlformats.org/drawingml/2006/main">
              <a:graphicData uri="http://schemas.openxmlformats.org/drawingml/2006/picture">
                <pic:pic xmlns:pic="http://schemas.openxmlformats.org/drawingml/2006/picture">
                  <pic:nvPicPr>
                    <pic:cNvPr id="33" name="image34.png"/>
                    <pic:cNvPicPr preferRelativeResize="0"/>
                  </pic:nvPicPr>
                  <pic:blipFill>
                    <a:blip r:embed="rId203" cstate="print">
                      <a:extLst>
                        <a:ext uri="{28A0092B-C50C-407E-A947-70E740481C1C}">
                          <a14:useLocalDpi xmlns:a14="http://schemas.microsoft.com/office/drawing/2010/main" val="0"/>
                        </a:ext>
                      </a:extLst>
                    </a:blip>
                    <a:srcRect l="259" r="259"/>
                    <a:stretch>
                      <a:fillRect/>
                    </a:stretch>
                  </pic:blipFill>
                  <pic:spPr>
                    <a:xfrm>
                      <a:off x="0" y="0"/>
                      <a:ext cx="4572000" cy="5004391"/>
                    </a:xfrm>
                    <a:prstGeom prst="rect">
                      <a:avLst/>
                    </a:prstGeom>
                    <a:ln/>
                  </pic:spPr>
                </pic:pic>
              </a:graphicData>
            </a:graphic>
          </wp:inline>
        </w:drawing>
      </w:r>
    </w:p>
    <w:p w14:paraId="5A40B0FF" w14:textId="77777777" w:rsidR="00A27F45" w:rsidRDefault="00A27F45"/>
    <w:p w14:paraId="7ED2FA2E" w14:textId="79EA8F3F" w:rsidR="00A27F45" w:rsidRDefault="002B3780" w:rsidP="00620D7C">
      <w:pPr>
        <w:ind w:left="720"/>
      </w:pPr>
      <w:r>
        <w:t>In the BA46 ROI, multivariate spatial activation patterns corresponded most with RDM E, where confidence is encoded in a task-invariant manner (</w:t>
      </w:r>
      <w:r>
        <w:rPr>
          <w:i/>
        </w:rPr>
        <w:t>t(34)=</w:t>
      </w:r>
      <w:r w:rsidR="00630071">
        <w:rPr>
          <w:i/>
        </w:rPr>
        <w:t>2.38</w:t>
      </w:r>
      <w:r>
        <w:rPr>
          <w:i/>
        </w:rPr>
        <w:t>, p&lt;0.</w:t>
      </w:r>
      <w:r w:rsidR="00630071">
        <w:rPr>
          <w:i/>
        </w:rPr>
        <w:t>05</w:t>
      </w:r>
      <w:r>
        <w:t xml:space="preserve">), </w:t>
      </w:r>
      <w:r w:rsidR="00630071">
        <w:t xml:space="preserve">and </w:t>
      </w:r>
      <w:r>
        <w:t>with RDM H, where confidence is encoded in unequal variance only (</w:t>
      </w:r>
      <w:r>
        <w:rPr>
          <w:i/>
        </w:rPr>
        <w:t>t(34)=</w:t>
      </w:r>
      <w:r w:rsidR="00630071">
        <w:rPr>
          <w:i/>
        </w:rPr>
        <w:t>2.08</w:t>
      </w:r>
      <w:r>
        <w:rPr>
          <w:i/>
        </w:rPr>
        <w:t>, p</w:t>
      </w:r>
      <w:r w:rsidR="00630071">
        <w:rPr>
          <w:i/>
        </w:rPr>
        <w:t>&lt;0.05</w:t>
      </w:r>
      <w:r>
        <w:t>)</w:t>
      </w:r>
      <w:r w:rsidR="00630071">
        <w:t>.</w:t>
      </w:r>
      <w:r>
        <w:t xml:space="preserve"> Direct comparisons revealed </w:t>
      </w:r>
      <w:r w:rsidR="00630071">
        <w:t>no difference between the two correlations</w:t>
      </w:r>
      <w:r>
        <w:t xml:space="preserve"> (</w:t>
      </w:r>
      <w:r>
        <w:rPr>
          <w:i/>
        </w:rPr>
        <w:t>t(34)=2.23, p&lt;0.05</w:t>
      </w:r>
      <w:r>
        <w:t>) and marginally with RDM E (</w:t>
      </w:r>
      <w:r>
        <w:rPr>
          <w:i/>
        </w:rPr>
        <w:t>t(34)=</w:t>
      </w:r>
      <w:r w:rsidR="00630071">
        <w:rPr>
          <w:i/>
        </w:rPr>
        <w:t>0.60</w:t>
      </w:r>
      <w:r>
        <w:rPr>
          <w:i/>
        </w:rPr>
        <w:t>, p=0.</w:t>
      </w:r>
      <w:r w:rsidR="00630071">
        <w:rPr>
          <w:i/>
        </w:rPr>
        <w:t>55</w:t>
      </w:r>
      <w:r>
        <w:t>).</w:t>
      </w:r>
      <w:r w:rsidR="00620D7C">
        <w:t xml:space="preserve"> Same conventions as Fig. S9.</w:t>
      </w:r>
    </w:p>
    <w:p w14:paraId="7ED4A4DA" w14:textId="77777777" w:rsidR="00A27F45" w:rsidRDefault="002B3780">
      <w:pPr>
        <w:pStyle w:val="Heading2"/>
        <w:ind w:left="720"/>
      </w:pPr>
      <w:bookmarkStart w:id="179" w:name="_7t8vd4xpw160" w:colFirst="0" w:colLast="0"/>
      <w:bookmarkEnd w:id="179"/>
      <w:r>
        <w:lastRenderedPageBreak/>
        <w:t>S12. Full Results: vmPFC</w:t>
      </w:r>
    </w:p>
    <w:p w14:paraId="3EC53FFF" w14:textId="77777777" w:rsidR="00A27F45" w:rsidRDefault="002B3780">
      <w:pPr>
        <w:ind w:left="720"/>
      </w:pPr>
      <w:r>
        <w:rPr>
          <w:noProof/>
        </w:rPr>
        <w:drawing>
          <wp:inline distT="114300" distB="114300" distL="114300" distR="114300" wp14:anchorId="4592B3A1" wp14:editId="22DD1EF1">
            <wp:extent cx="4572000" cy="5043268"/>
            <wp:effectExtent l="0" t="0" r="0" b="5080"/>
            <wp:docPr id="31" name="image33.png"/>
            <wp:cNvGraphicFramePr/>
            <a:graphic xmlns:a="http://schemas.openxmlformats.org/drawingml/2006/main">
              <a:graphicData uri="http://schemas.openxmlformats.org/drawingml/2006/picture">
                <pic:pic xmlns:pic="http://schemas.openxmlformats.org/drawingml/2006/picture">
                  <pic:nvPicPr>
                    <pic:cNvPr id="31" name="image33.png"/>
                    <pic:cNvPicPr preferRelativeResize="0"/>
                  </pic:nvPicPr>
                  <pic:blipFill>
                    <a:blip r:embed="rId204" cstate="print">
                      <a:extLst>
                        <a:ext uri="{28A0092B-C50C-407E-A947-70E740481C1C}">
                          <a14:useLocalDpi xmlns:a14="http://schemas.microsoft.com/office/drawing/2010/main" val="0"/>
                        </a:ext>
                      </a:extLst>
                    </a:blip>
                    <a:srcRect l="566" r="566"/>
                    <a:stretch>
                      <a:fillRect/>
                    </a:stretch>
                  </pic:blipFill>
                  <pic:spPr>
                    <a:xfrm>
                      <a:off x="0" y="0"/>
                      <a:ext cx="4572000" cy="5043268"/>
                    </a:xfrm>
                    <a:prstGeom prst="rect">
                      <a:avLst/>
                    </a:prstGeom>
                    <a:ln/>
                  </pic:spPr>
                </pic:pic>
              </a:graphicData>
            </a:graphic>
          </wp:inline>
        </w:drawing>
      </w:r>
    </w:p>
    <w:p w14:paraId="3034FCC5" w14:textId="0DE88A10" w:rsidR="00A27F45" w:rsidRDefault="002B3780" w:rsidP="00620D7C">
      <w:pPr>
        <w:ind w:left="720"/>
      </w:pPr>
      <w:r>
        <w:t>In the vmPFC ROI, multivariate spatial activation patterns corresponded most with RDM H, where encoding of confidence was selective to unequal variance only (</w:t>
      </w:r>
      <w:r>
        <w:rPr>
          <w:i/>
        </w:rPr>
        <w:t>t(34)=</w:t>
      </w:r>
      <w:r w:rsidR="005D0858">
        <w:rPr>
          <w:i/>
        </w:rPr>
        <w:t>2.76</w:t>
      </w:r>
      <w:r>
        <w:rPr>
          <w:i/>
        </w:rPr>
        <w:t>,p</w:t>
      </w:r>
      <w:r w:rsidR="005D0858">
        <w:rPr>
          <w:i/>
        </w:rPr>
        <w:t>&lt;0.01</w:t>
      </w:r>
      <w:r>
        <w:t>), and with RDM E, where confidence is encoded in a task-invariant manner (</w:t>
      </w:r>
      <w:r>
        <w:rPr>
          <w:i/>
        </w:rPr>
        <w:t>t(34)=2.</w:t>
      </w:r>
      <w:r w:rsidR="005D0858">
        <w:rPr>
          <w:i/>
        </w:rPr>
        <w:t>26</w:t>
      </w:r>
      <w:r>
        <w:rPr>
          <w:i/>
        </w:rPr>
        <w:t>, p&lt;0.</w:t>
      </w:r>
      <w:r w:rsidR="005D0858">
        <w:rPr>
          <w:i/>
        </w:rPr>
        <w:t>05</w:t>
      </w:r>
      <w:r>
        <w:t xml:space="preserve">). Direct comparisons revealed no differences in the fits of these </w:t>
      </w:r>
      <w:r w:rsidR="005D0858">
        <w:t xml:space="preserve">two </w:t>
      </w:r>
      <w:r>
        <w:t>RDMs to activation patterns in this region (</w:t>
      </w:r>
      <w:r w:rsidR="005D0858">
        <w:t>t(34)=0.54,p=0.59</w:t>
      </w:r>
      <w:r>
        <w:t>).</w:t>
      </w:r>
      <w:r w:rsidR="00620D7C">
        <w:t xml:space="preserve"> Same conventions as Fig. S9.</w:t>
      </w:r>
    </w:p>
    <w:p w14:paraId="7BD1D0F4" w14:textId="77777777" w:rsidR="00A27F45" w:rsidRDefault="002B3780">
      <w:pPr>
        <w:pStyle w:val="Heading2"/>
        <w:ind w:left="720"/>
      </w:pPr>
      <w:bookmarkStart w:id="180" w:name="_u0xyfinj4i2s" w:colFirst="0" w:colLast="0"/>
      <w:bookmarkEnd w:id="180"/>
      <w:r>
        <w:lastRenderedPageBreak/>
        <w:t>S13. Full Results: rTPJ</w:t>
      </w:r>
    </w:p>
    <w:p w14:paraId="3B4A141B" w14:textId="77777777" w:rsidR="00A27F45" w:rsidRDefault="002B3780">
      <w:r>
        <w:rPr>
          <w:noProof/>
        </w:rPr>
        <w:drawing>
          <wp:inline distT="114300" distB="114300" distL="114300" distR="114300" wp14:anchorId="71BA3103" wp14:editId="5362B58F">
            <wp:extent cx="4572000" cy="5036234"/>
            <wp:effectExtent l="0" t="0" r="0" b="0"/>
            <wp:docPr id="25" name="image31.png"/>
            <wp:cNvGraphicFramePr/>
            <a:graphic xmlns:a="http://schemas.openxmlformats.org/drawingml/2006/main">
              <a:graphicData uri="http://schemas.openxmlformats.org/drawingml/2006/picture">
                <pic:pic xmlns:pic="http://schemas.openxmlformats.org/drawingml/2006/picture">
                  <pic:nvPicPr>
                    <pic:cNvPr id="25" name="image31.png"/>
                    <pic:cNvPicPr preferRelativeResize="0"/>
                  </pic:nvPicPr>
                  <pic:blipFill>
                    <a:blip r:embed="rId205" cstate="print">
                      <a:extLst>
                        <a:ext uri="{28A0092B-C50C-407E-A947-70E740481C1C}">
                          <a14:useLocalDpi xmlns:a14="http://schemas.microsoft.com/office/drawing/2010/main" val="0"/>
                        </a:ext>
                      </a:extLst>
                    </a:blip>
                    <a:srcRect l="496" r="496"/>
                    <a:stretch>
                      <a:fillRect/>
                    </a:stretch>
                  </pic:blipFill>
                  <pic:spPr>
                    <a:xfrm>
                      <a:off x="0" y="0"/>
                      <a:ext cx="4572000" cy="5036234"/>
                    </a:xfrm>
                    <a:prstGeom prst="rect">
                      <a:avLst/>
                    </a:prstGeom>
                    <a:ln/>
                  </pic:spPr>
                </pic:pic>
              </a:graphicData>
            </a:graphic>
          </wp:inline>
        </w:drawing>
      </w:r>
    </w:p>
    <w:p w14:paraId="23F22634" w14:textId="77777777" w:rsidR="00A27F45" w:rsidRDefault="00A27F45"/>
    <w:p w14:paraId="1BB05CEE" w14:textId="670BBBB6" w:rsidR="00A27F45" w:rsidRDefault="002B3780" w:rsidP="00620D7C">
      <w:pPr>
        <w:ind w:left="720"/>
      </w:pPr>
      <w:r>
        <w:t>In the rTPJ ROI, multivariate spatial activation patterns corresponded most with RDM E, where encoding of confidence was independent of task (</w:t>
      </w:r>
      <w:r>
        <w:rPr>
          <w:i/>
        </w:rPr>
        <w:t>t(34)=</w:t>
      </w:r>
      <w:r w:rsidR="005D0858">
        <w:rPr>
          <w:i/>
        </w:rPr>
        <w:t xml:space="preserve">2.86 </w:t>
      </w:r>
      <w:r>
        <w:rPr>
          <w:i/>
        </w:rPr>
        <w:t>,p&lt;0.</w:t>
      </w:r>
      <w:r w:rsidR="005D0858" w:rsidDel="005D0858">
        <w:rPr>
          <w:i/>
        </w:rPr>
        <w:t xml:space="preserve"> </w:t>
      </w:r>
      <w:r>
        <w:rPr>
          <w:i/>
        </w:rPr>
        <w:t>01</w:t>
      </w:r>
      <w:r>
        <w:t xml:space="preserve">). </w:t>
      </w:r>
      <w:r w:rsidR="00620D7C">
        <w:t>Same conventions as Fig. S9.</w:t>
      </w:r>
    </w:p>
    <w:p w14:paraId="57E9C73D" w14:textId="77777777" w:rsidR="00A27F45" w:rsidRDefault="002B3780">
      <w:pPr>
        <w:pStyle w:val="Heading2"/>
        <w:ind w:left="720"/>
      </w:pPr>
      <w:bookmarkStart w:id="181" w:name="_3dy14x49ud54" w:colFirst="0" w:colLast="0"/>
      <w:bookmarkEnd w:id="181"/>
      <w:r>
        <w:lastRenderedPageBreak/>
        <w:t>S14. Full Results: rSTS</w:t>
      </w:r>
    </w:p>
    <w:p w14:paraId="4F290FD0" w14:textId="61CAA84A" w:rsidR="00522D0E" w:rsidRDefault="002B3780">
      <w:r>
        <w:rPr>
          <w:noProof/>
        </w:rPr>
        <w:drawing>
          <wp:inline distT="114300" distB="114300" distL="114300" distR="114300" wp14:anchorId="39FDC1F3" wp14:editId="55F165EC">
            <wp:extent cx="4572000" cy="5008098"/>
            <wp:effectExtent l="0" t="0" r="0" b="2540"/>
            <wp:docPr id="17" name="image10.png"/>
            <wp:cNvGraphicFramePr/>
            <a:graphic xmlns:a="http://schemas.openxmlformats.org/drawingml/2006/main">
              <a:graphicData uri="http://schemas.openxmlformats.org/drawingml/2006/picture">
                <pic:pic xmlns:pic="http://schemas.openxmlformats.org/drawingml/2006/picture">
                  <pic:nvPicPr>
                    <pic:cNvPr id="17" name="image10.png"/>
                    <pic:cNvPicPr preferRelativeResize="0"/>
                  </pic:nvPicPr>
                  <pic:blipFill>
                    <a:blip r:embed="rId206" cstate="print">
                      <a:extLst>
                        <a:ext uri="{28A0092B-C50C-407E-A947-70E740481C1C}">
                          <a14:useLocalDpi xmlns:a14="http://schemas.microsoft.com/office/drawing/2010/main" val="0"/>
                        </a:ext>
                      </a:extLst>
                    </a:blip>
                    <a:srcRect l="218" r="218"/>
                    <a:stretch>
                      <a:fillRect/>
                    </a:stretch>
                  </pic:blipFill>
                  <pic:spPr>
                    <a:xfrm>
                      <a:off x="0" y="0"/>
                      <a:ext cx="4572000" cy="5008098"/>
                    </a:xfrm>
                    <a:prstGeom prst="rect">
                      <a:avLst/>
                    </a:prstGeom>
                    <a:ln/>
                  </pic:spPr>
                </pic:pic>
              </a:graphicData>
            </a:graphic>
          </wp:inline>
        </w:drawing>
      </w:r>
    </w:p>
    <w:p w14:paraId="7914615E" w14:textId="2A77D628" w:rsidR="007D0768" w:rsidRDefault="002B3780">
      <w:r>
        <w:t xml:space="preserve">In the rSTS ROI, multivariate spatial activation patterns corresponded most with RDM </w:t>
      </w:r>
      <w:r w:rsidR="00522D0E">
        <w:t>C</w:t>
      </w:r>
      <w:r>
        <w:t xml:space="preserve">, where </w:t>
      </w:r>
      <w:r w:rsidR="00522D0E">
        <w:t>detection responses are encoded</w:t>
      </w:r>
      <w:r>
        <w:t xml:space="preserve"> (</w:t>
      </w:r>
      <w:r>
        <w:rPr>
          <w:i/>
        </w:rPr>
        <w:t>t(34)=</w:t>
      </w:r>
      <w:r w:rsidR="00522D0E">
        <w:rPr>
          <w:i/>
        </w:rPr>
        <w:t>2.10</w:t>
      </w:r>
      <w:r>
        <w:rPr>
          <w:i/>
        </w:rPr>
        <w:t>,p&lt;0.</w:t>
      </w:r>
      <w:r w:rsidR="00522D0E">
        <w:rPr>
          <w:i/>
        </w:rPr>
        <w:t>05</w:t>
      </w:r>
      <w:r>
        <w:t>)</w:t>
      </w:r>
      <w:r w:rsidR="00522D0E">
        <w:t xml:space="preserve">. A negative correlation with RDM G reflected the fact that when ignoring the diagonal, RDM G is the perfect opposite of RDM </w:t>
      </w:r>
      <w:r w:rsidR="007D0768">
        <w:t xml:space="preserve">C. </w:t>
      </w:r>
      <w:r w:rsidR="00620D7C">
        <w:t>Same conventions as Fig. S9.</w:t>
      </w:r>
      <w:r w:rsidR="007D0768">
        <w:br w:type="page"/>
      </w:r>
    </w:p>
    <w:p w14:paraId="6E6D418B" w14:textId="77777777" w:rsidR="007D0768" w:rsidRDefault="007D0768" w:rsidP="002D7C74"/>
    <w:p w14:paraId="73D6BFA2" w14:textId="77777777" w:rsidR="00A27F45" w:rsidRDefault="002B3780" w:rsidP="002D7C74">
      <w:pPr>
        <w:pStyle w:val="Heading2"/>
      </w:pPr>
      <w:bookmarkStart w:id="182" w:name="_yubtal44f92t" w:colFirst="0" w:colLast="0"/>
      <w:bookmarkStart w:id="183" w:name="_f4fvs665ak66" w:colFirst="0" w:colLast="0"/>
      <w:bookmarkEnd w:id="182"/>
      <w:bookmarkEnd w:id="183"/>
      <w:r>
        <w:t>S15. Full Results: pre-SMA</w:t>
      </w:r>
    </w:p>
    <w:p w14:paraId="10829AFF" w14:textId="77777777" w:rsidR="00A27F45" w:rsidRDefault="00A27F45"/>
    <w:p w14:paraId="7D80E6E6" w14:textId="77777777" w:rsidR="00A27F45" w:rsidRDefault="002B3780">
      <w:r>
        <w:rPr>
          <w:noProof/>
        </w:rPr>
        <w:drawing>
          <wp:inline distT="114300" distB="114300" distL="114300" distR="114300" wp14:anchorId="27E00F11" wp14:editId="13A15D62">
            <wp:extent cx="4572000" cy="4986997"/>
            <wp:effectExtent l="0" t="0" r="0" b="4445"/>
            <wp:docPr id="7" name="image11.png"/>
            <wp:cNvGraphicFramePr/>
            <a:graphic xmlns:a="http://schemas.openxmlformats.org/drawingml/2006/main">
              <a:graphicData uri="http://schemas.openxmlformats.org/drawingml/2006/picture">
                <pic:pic xmlns:pic="http://schemas.openxmlformats.org/drawingml/2006/picture">
                  <pic:nvPicPr>
                    <pic:cNvPr id="7" name="image11.png"/>
                    <pic:cNvPicPr preferRelativeResize="0"/>
                  </pic:nvPicPr>
                  <pic:blipFill>
                    <a:blip r:embed="rId207" cstate="print">
                      <a:extLst>
                        <a:ext uri="{28A0092B-C50C-407E-A947-70E740481C1C}">
                          <a14:useLocalDpi xmlns:a14="http://schemas.microsoft.com/office/drawing/2010/main" val="0"/>
                        </a:ext>
                      </a:extLst>
                    </a:blip>
                    <a:srcRect l="8" r="8"/>
                    <a:stretch>
                      <a:fillRect/>
                    </a:stretch>
                  </pic:blipFill>
                  <pic:spPr>
                    <a:xfrm>
                      <a:off x="0" y="0"/>
                      <a:ext cx="4572000" cy="4986997"/>
                    </a:xfrm>
                    <a:prstGeom prst="rect">
                      <a:avLst/>
                    </a:prstGeom>
                    <a:ln/>
                  </pic:spPr>
                </pic:pic>
              </a:graphicData>
            </a:graphic>
          </wp:inline>
        </w:drawing>
      </w:r>
    </w:p>
    <w:p w14:paraId="18820D1C" w14:textId="08C3CD71" w:rsidR="00A27F45" w:rsidRDefault="002B3780">
      <w:pPr>
        <w:ind w:left="720"/>
      </w:pPr>
      <w:r>
        <w:t>In the preSMA ROI, multivariate spatial activation patterns corresponded most with RDM E, where encoding of confidence was independent of task (</w:t>
      </w:r>
      <w:r>
        <w:rPr>
          <w:i/>
        </w:rPr>
        <w:t>t(34)=</w:t>
      </w:r>
      <w:r w:rsidR="007D0768">
        <w:rPr>
          <w:i/>
        </w:rPr>
        <w:t>2.76</w:t>
      </w:r>
      <w:r>
        <w:rPr>
          <w:i/>
        </w:rPr>
        <w:t>,p&lt;0.01</w:t>
      </w:r>
      <w:r w:rsidR="007D0768">
        <w:t>).</w:t>
      </w:r>
      <w:r w:rsidR="00620D7C" w:rsidRPr="00620D7C">
        <w:t xml:space="preserve"> </w:t>
      </w:r>
      <w:r w:rsidR="00620D7C">
        <w:t>Same conventions as Fig. S9.</w:t>
      </w:r>
    </w:p>
    <w:sectPr w:rsidR="00A27F45">
      <w:headerReference w:type="default" r:id="rId208"/>
      <w:footerReference w:type="default" r:id="rId209"/>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Fleming, Steve" w:date="2022-02-18T16:45:00Z" w:initials="FS">
    <w:p w14:paraId="1D6729C4" w14:textId="29B305C9" w:rsidR="006C3F5E" w:rsidRDefault="006C3F5E">
      <w:pPr>
        <w:pStyle w:val="CommentText"/>
      </w:pPr>
      <w:r>
        <w:rPr>
          <w:rStyle w:val="CommentReference"/>
        </w:rPr>
        <w:annotationRef/>
      </w:r>
      <w:r>
        <w:t>This was different to the elife results where it was balanced as far as I remember?</w:t>
      </w:r>
    </w:p>
  </w:comment>
  <w:comment w:id="24" w:author="Fleming, Steve" w:date="2022-02-18T17:07:00Z" w:initials="FS">
    <w:p w14:paraId="5D29EE74" w14:textId="39181891" w:rsidR="00BB7811" w:rsidRDefault="002F2BCB">
      <w:pPr>
        <w:pStyle w:val="CommentText"/>
      </w:pPr>
      <w:r>
        <w:rPr>
          <w:rStyle w:val="CommentReference"/>
        </w:rPr>
        <w:annotationRef/>
      </w:r>
      <w:r w:rsidR="00BB7811">
        <w:t xml:space="preserve">This is very cool but… </w:t>
      </w:r>
    </w:p>
    <w:p w14:paraId="10A94779" w14:textId="77777777" w:rsidR="00BB7811" w:rsidRDefault="00BB7811">
      <w:pPr>
        <w:pStyle w:val="CommentText"/>
      </w:pPr>
    </w:p>
    <w:p w14:paraId="7A8F0F43" w14:textId="2B026B92" w:rsidR="00BB7811" w:rsidRDefault="002F2BCB">
      <w:pPr>
        <w:pStyle w:val="CommentText"/>
      </w:pPr>
      <w:r>
        <w:t xml:space="preserve">these are all tiny, hard to read the labels, ROIs. </w:t>
      </w:r>
      <w:r w:rsidR="00BB7811">
        <w:t xml:space="preserve">Most importantly the results are very hard to see (the bar charts) </w:t>
      </w:r>
    </w:p>
    <w:p w14:paraId="1F2B5584" w14:textId="77777777" w:rsidR="00BB7811" w:rsidRDefault="00BB7811">
      <w:pPr>
        <w:pStyle w:val="CommentText"/>
      </w:pPr>
    </w:p>
    <w:p w14:paraId="28BDBBD1" w14:textId="77777777" w:rsidR="002F2BCB" w:rsidRDefault="002F2BCB">
      <w:pPr>
        <w:pStyle w:val="CommentText"/>
      </w:pPr>
      <w:r>
        <w:t xml:space="preserve">Could you maybe make a longer figure </w:t>
      </w:r>
      <w:r w:rsidR="00FF50BF">
        <w:t xml:space="preserve">with bigger panels </w:t>
      </w:r>
      <w:r>
        <w:t>in two columns of 4 rather than two rows?</w:t>
      </w:r>
    </w:p>
    <w:p w14:paraId="18FB784A" w14:textId="77777777" w:rsidR="00BB7811" w:rsidRDefault="00BB7811">
      <w:pPr>
        <w:pStyle w:val="CommentText"/>
      </w:pPr>
    </w:p>
    <w:p w14:paraId="546C6B4B" w14:textId="544DF709" w:rsidR="00BB7811" w:rsidRDefault="00BB7811">
      <w:pPr>
        <w:pStyle w:val="CommentText"/>
      </w:pPr>
      <w:r>
        <w:t>Or, separate the RDMs into one set of panels, and the bar charts as another set (but it is nice how these are linked in the current figure)</w:t>
      </w:r>
    </w:p>
  </w:comment>
  <w:comment w:id="64" w:author="Fleming, Steve" w:date="2022-02-21T18:40:00Z" w:initials="FS">
    <w:p w14:paraId="4A05F672" w14:textId="74C5CC72" w:rsidR="00EB269F" w:rsidRDefault="00EB269F">
      <w:pPr>
        <w:pStyle w:val="CommentText"/>
      </w:pPr>
      <w:r>
        <w:rPr>
          <w:rStyle w:val="CommentReference"/>
        </w:rPr>
        <w:annotationRef/>
      </w:r>
      <w:r>
        <w:t>Say what these were?</w:t>
      </w:r>
    </w:p>
  </w:comment>
  <w:comment w:id="153" w:author="Fleming, Steve" w:date="2022-02-21T18:50:00Z" w:initials="FS">
    <w:p w14:paraId="3F3DAEC3" w14:textId="29AA1E76" w:rsidR="00FA08BF" w:rsidRDefault="00FA08BF">
      <w:pPr>
        <w:pStyle w:val="CommentText"/>
      </w:pPr>
      <w:r>
        <w:rPr>
          <w:rStyle w:val="CommentReference"/>
        </w:rPr>
        <w:annotationRef/>
      </w:r>
      <w:r>
        <w:rPr>
          <w:rStyle w:val="CommentReference"/>
        </w:rPr>
        <w:t xml:space="preserve">Will probably need to come up with a different labeling scheme that doesn’t use colour in the tables. Eg bold type for significant, italics for marginal, </w:t>
      </w:r>
      <w:r w:rsidR="00FB694D">
        <w:rPr>
          <w:rStyle w:val="CommentReference"/>
        </w:rPr>
        <w:t>bold+italic</w:t>
      </w:r>
      <w:r>
        <w:rPr>
          <w:rStyle w:val="CommentReference"/>
        </w:rPr>
        <w:t xml:space="preserve"> for null?</w:t>
      </w:r>
    </w:p>
  </w:comment>
  <w:comment w:id="177" w:author="Fleming, Steve" w:date="2022-02-21T19:03:00Z" w:initials="FS">
    <w:p w14:paraId="44DB1566" w14:textId="77777777" w:rsidR="00630071" w:rsidRDefault="00630071" w:rsidP="00630071">
      <w:pPr>
        <w:pStyle w:val="CommentText"/>
      </w:pPr>
      <w:r>
        <w:rPr>
          <w:rStyle w:val="CommentReference"/>
        </w:rPr>
        <w:annotationRef/>
      </w:r>
      <w:r>
        <w:t xml:space="preserve">In this and subsequent SX figures, the MDS(?) plot at the bottom right is not explained. Similarly for the top two rows. I suggest writing a full legend for all panels for this first ROI, and then in subsequent figures you can say “conventions as in Fig. S9” or similar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6729C4" w15:done="1"/>
  <w15:commentEx w15:paraId="546C6B4B" w15:done="1"/>
  <w15:commentEx w15:paraId="4A05F672" w15:done="1"/>
  <w15:commentEx w15:paraId="3F3DAEC3" w15:done="1"/>
  <w15:commentEx w15:paraId="44DB156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A4B9A" w16cex:dateUtc="2022-02-18T16:45:00Z"/>
  <w16cex:commentExtensible w16cex:durableId="25BA50C9" w16cex:dateUtc="2022-02-18T17:07:00Z"/>
  <w16cex:commentExtensible w16cex:durableId="25BE5B22" w16cex:dateUtc="2022-02-21T18:40:00Z"/>
  <w16cex:commentExtensible w16cex:durableId="25BE5D8C" w16cex:dateUtc="2022-02-21T18:50:00Z"/>
  <w16cex:commentExtensible w16cex:durableId="25E872D3" w16cex:dateUtc="2022-02-21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6729C4" w16cid:durableId="25BA4B9A"/>
  <w16cid:commentId w16cid:paraId="546C6B4B" w16cid:durableId="25BA50C9"/>
  <w16cid:commentId w16cid:paraId="4A05F672" w16cid:durableId="25BE5B22"/>
  <w16cid:commentId w16cid:paraId="3F3DAEC3" w16cid:durableId="25BE5D8C"/>
  <w16cid:commentId w16cid:paraId="44DB1566" w16cid:durableId="25E872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2C8568" w14:textId="77777777" w:rsidR="00144083" w:rsidRDefault="00144083">
      <w:pPr>
        <w:spacing w:line="240" w:lineRule="auto"/>
      </w:pPr>
      <w:r>
        <w:separator/>
      </w:r>
    </w:p>
  </w:endnote>
  <w:endnote w:type="continuationSeparator" w:id="0">
    <w:p w14:paraId="4971ACEF" w14:textId="77777777" w:rsidR="00144083" w:rsidRDefault="00144083">
      <w:pPr>
        <w:spacing w:line="240" w:lineRule="auto"/>
      </w:pPr>
      <w:r>
        <w:continuationSeparator/>
      </w:r>
    </w:p>
  </w:endnote>
  <w:endnote w:type="continuationNotice" w:id="1">
    <w:p w14:paraId="208E0AF3" w14:textId="77777777" w:rsidR="00144083" w:rsidRDefault="0014408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1534D" w14:textId="77777777" w:rsidR="004B1C1C" w:rsidRDefault="004B1C1C">
    <w:pPr>
      <w:pPrChange w:id="185" w:author="Matan Mazor (Staff)" w:date="2022-03-24T12:51: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7D2DA" w14:textId="77777777" w:rsidR="00144083" w:rsidRDefault="00144083">
      <w:pPr>
        <w:spacing w:line="240" w:lineRule="auto"/>
      </w:pPr>
      <w:r>
        <w:separator/>
      </w:r>
    </w:p>
  </w:footnote>
  <w:footnote w:type="continuationSeparator" w:id="0">
    <w:p w14:paraId="0B108EA1" w14:textId="77777777" w:rsidR="00144083" w:rsidRDefault="00144083">
      <w:pPr>
        <w:spacing w:line="240" w:lineRule="auto"/>
      </w:pPr>
      <w:r>
        <w:continuationSeparator/>
      </w:r>
    </w:p>
  </w:footnote>
  <w:footnote w:type="continuationNotice" w:id="1">
    <w:p w14:paraId="48D6E49E" w14:textId="77777777" w:rsidR="00144083" w:rsidRDefault="00144083">
      <w:pPr>
        <w:spacing w:line="240" w:lineRule="auto"/>
      </w:pPr>
    </w:p>
  </w:footnote>
  <w:footnote w:id="2">
    <w:p w14:paraId="103372DE" w14:textId="77777777" w:rsidR="00A27F45" w:rsidRDefault="002B3780">
      <w:pPr>
        <w:spacing w:line="240" w:lineRule="auto"/>
        <w:rPr>
          <w:sz w:val="20"/>
          <w:szCs w:val="20"/>
        </w:rPr>
      </w:pPr>
      <w:r>
        <w:rPr>
          <w:vertAlign w:val="superscript"/>
        </w:rPr>
        <w:footnoteRef/>
      </w:r>
      <w:r>
        <w:rPr>
          <w:sz w:val="20"/>
          <w:szCs w:val="20"/>
        </w:rPr>
        <w:t xml:space="preserve"> We thank Heleen Slagter for suggesting this idea.</w:t>
      </w:r>
    </w:p>
  </w:footnote>
  <w:footnote w:id="3">
    <w:p w14:paraId="20CA70D0" w14:textId="52D36DCE" w:rsidR="00A27F45" w:rsidRDefault="002B3780">
      <w:pPr>
        <w:spacing w:line="240" w:lineRule="auto"/>
        <w:rPr>
          <w:sz w:val="18"/>
          <w:szCs w:val="18"/>
        </w:rPr>
      </w:pPr>
      <w:r>
        <w:rPr>
          <w:vertAlign w:val="superscript"/>
        </w:rPr>
        <w:footnoteRef/>
      </w:r>
      <w:r>
        <w:rPr>
          <w:sz w:val="20"/>
          <w:szCs w:val="20"/>
        </w:rPr>
        <w:t xml:space="preserve"> Due to a mistake, our pre-registration document specified that trials will be classified based on the presented stimulus rather than the response. This would mean that high confidence hits </w:t>
      </w:r>
      <w:r w:rsidR="00295F3E">
        <w:rPr>
          <w:sz w:val="20"/>
          <w:szCs w:val="20"/>
        </w:rPr>
        <w:t xml:space="preserve">would </w:t>
      </w:r>
      <w:r>
        <w:rPr>
          <w:sz w:val="20"/>
          <w:szCs w:val="20"/>
        </w:rPr>
        <w:t xml:space="preserve">be classified together with high confidence misses, as in both cases the stimulus was a grating. We therefore decided to follow </w:t>
      </w:r>
      <w:r w:rsidR="00295F3E">
        <w:rPr>
          <w:sz w:val="20"/>
          <w:szCs w:val="20"/>
        </w:rPr>
        <w:t xml:space="preserve">the analysis strategy of </w:t>
      </w:r>
      <w:r>
        <w:rPr>
          <w:sz w:val="20"/>
          <w:szCs w:val="20"/>
        </w:rPr>
        <w:t xml:space="preserve">Mazor et al. (2020), and classify trials based on response instead.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85A0D" w14:textId="77777777" w:rsidR="004B1C1C" w:rsidRDefault="004B1C1C">
    <w:pPr>
      <w:pPrChange w:id="184" w:author="Matan Mazor (Staff)" w:date="2022-03-24T12:51:00Z">
        <w:pPr>
          <w:pStyle w:val="Header"/>
        </w:pPr>
      </w:pPrChang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24FC6"/>
    <w:multiLevelType w:val="multilevel"/>
    <w:tmpl w:val="349234F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1A184769"/>
    <w:multiLevelType w:val="multilevel"/>
    <w:tmpl w:val="A68829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AEA3B53"/>
    <w:multiLevelType w:val="multilevel"/>
    <w:tmpl w:val="33FA49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D686027"/>
    <w:multiLevelType w:val="multilevel"/>
    <w:tmpl w:val="2752CD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FBE4857"/>
    <w:multiLevelType w:val="multilevel"/>
    <w:tmpl w:val="FD9E47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1542785"/>
    <w:multiLevelType w:val="multilevel"/>
    <w:tmpl w:val="86B2F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7387928">
    <w:abstractNumId w:val="4"/>
  </w:num>
  <w:num w:numId="2" w16cid:durableId="1335767323">
    <w:abstractNumId w:val="5"/>
  </w:num>
  <w:num w:numId="3" w16cid:durableId="812911044">
    <w:abstractNumId w:val="3"/>
  </w:num>
  <w:num w:numId="4" w16cid:durableId="866873706">
    <w:abstractNumId w:val="2"/>
  </w:num>
  <w:num w:numId="5" w16cid:durableId="1692533099">
    <w:abstractNumId w:val="1"/>
  </w:num>
  <w:num w:numId="6" w16cid:durableId="153997377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an Mazor (Staff)">
    <w15:presenceInfo w15:providerId="AD" w15:userId="S::m.mazor@bbk.ac.uk::49b3ad71-8b62-4091-bd8e-fec417011c37"/>
  </w15:person>
  <w15:person w15:author="Fleming, Steve">
    <w15:presenceInfo w15:providerId="AD" w15:userId="S::ucgbsmf@ucl.ac.uk::d51577d6-cb4e-48c5-b122-591809ea94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7F45"/>
    <w:rsid w:val="00020A76"/>
    <w:rsid w:val="0002109B"/>
    <w:rsid w:val="00027491"/>
    <w:rsid w:val="00034CA1"/>
    <w:rsid w:val="000438F8"/>
    <w:rsid w:val="00047D75"/>
    <w:rsid w:val="0005094B"/>
    <w:rsid w:val="0006370A"/>
    <w:rsid w:val="00073EBB"/>
    <w:rsid w:val="000846A3"/>
    <w:rsid w:val="00086FCC"/>
    <w:rsid w:val="00092DE5"/>
    <w:rsid w:val="00095901"/>
    <w:rsid w:val="000A0502"/>
    <w:rsid w:val="000A0BF7"/>
    <w:rsid w:val="000A0F4D"/>
    <w:rsid w:val="000A15DF"/>
    <w:rsid w:val="000A1E79"/>
    <w:rsid w:val="000A67D0"/>
    <w:rsid w:val="000B54B5"/>
    <w:rsid w:val="000C1158"/>
    <w:rsid w:val="000C442B"/>
    <w:rsid w:val="000C67C6"/>
    <w:rsid w:val="000D1B5F"/>
    <w:rsid w:val="000E1D82"/>
    <w:rsid w:val="000F5A13"/>
    <w:rsid w:val="00101776"/>
    <w:rsid w:val="00104F86"/>
    <w:rsid w:val="00111A39"/>
    <w:rsid w:val="00114465"/>
    <w:rsid w:val="0012397C"/>
    <w:rsid w:val="00125FFD"/>
    <w:rsid w:val="00126EAC"/>
    <w:rsid w:val="00132B56"/>
    <w:rsid w:val="00140F95"/>
    <w:rsid w:val="00144083"/>
    <w:rsid w:val="0014489E"/>
    <w:rsid w:val="0015149F"/>
    <w:rsid w:val="00157275"/>
    <w:rsid w:val="001643CC"/>
    <w:rsid w:val="001754F5"/>
    <w:rsid w:val="00183708"/>
    <w:rsid w:val="00194560"/>
    <w:rsid w:val="00196316"/>
    <w:rsid w:val="0019669A"/>
    <w:rsid w:val="001A0398"/>
    <w:rsid w:val="001A46F5"/>
    <w:rsid w:val="001B1F8C"/>
    <w:rsid w:val="001B6F80"/>
    <w:rsid w:val="001B6FF0"/>
    <w:rsid w:val="001B7003"/>
    <w:rsid w:val="001B786B"/>
    <w:rsid w:val="001C3E8B"/>
    <w:rsid w:val="001C63B8"/>
    <w:rsid w:val="001D1B7E"/>
    <w:rsid w:val="001D29EB"/>
    <w:rsid w:val="001E194F"/>
    <w:rsid w:val="001E5DFB"/>
    <w:rsid w:val="001E6E39"/>
    <w:rsid w:val="001F5DF4"/>
    <w:rsid w:val="00206980"/>
    <w:rsid w:val="00212899"/>
    <w:rsid w:val="0022248A"/>
    <w:rsid w:val="00237BD3"/>
    <w:rsid w:val="002408C3"/>
    <w:rsid w:val="00242135"/>
    <w:rsid w:val="00243732"/>
    <w:rsid w:val="00246347"/>
    <w:rsid w:val="0025146F"/>
    <w:rsid w:val="00260EF9"/>
    <w:rsid w:val="0028002A"/>
    <w:rsid w:val="00284E62"/>
    <w:rsid w:val="00290228"/>
    <w:rsid w:val="0029383D"/>
    <w:rsid w:val="00295F3E"/>
    <w:rsid w:val="00297FB3"/>
    <w:rsid w:val="002B2D4A"/>
    <w:rsid w:val="002B3780"/>
    <w:rsid w:val="002B4EA8"/>
    <w:rsid w:val="002B651A"/>
    <w:rsid w:val="002B732E"/>
    <w:rsid w:val="002C2721"/>
    <w:rsid w:val="002C4DCA"/>
    <w:rsid w:val="002C54E1"/>
    <w:rsid w:val="002C5BB4"/>
    <w:rsid w:val="002D4194"/>
    <w:rsid w:val="002D7C74"/>
    <w:rsid w:val="002E22D0"/>
    <w:rsid w:val="002E4507"/>
    <w:rsid w:val="002E680E"/>
    <w:rsid w:val="002E7497"/>
    <w:rsid w:val="002F2BCB"/>
    <w:rsid w:val="00300170"/>
    <w:rsid w:val="003030B2"/>
    <w:rsid w:val="0031099F"/>
    <w:rsid w:val="00312543"/>
    <w:rsid w:val="00313805"/>
    <w:rsid w:val="003169EC"/>
    <w:rsid w:val="00324472"/>
    <w:rsid w:val="00324C59"/>
    <w:rsid w:val="00333667"/>
    <w:rsid w:val="00336A28"/>
    <w:rsid w:val="00347BED"/>
    <w:rsid w:val="00363E7F"/>
    <w:rsid w:val="003666C9"/>
    <w:rsid w:val="003764AF"/>
    <w:rsid w:val="003770E0"/>
    <w:rsid w:val="003829AF"/>
    <w:rsid w:val="00387AFE"/>
    <w:rsid w:val="00391CC6"/>
    <w:rsid w:val="003B0416"/>
    <w:rsid w:val="003C4CA9"/>
    <w:rsid w:val="003C5B97"/>
    <w:rsid w:val="003C5BB2"/>
    <w:rsid w:val="003C633F"/>
    <w:rsid w:val="003D0374"/>
    <w:rsid w:val="003D13A7"/>
    <w:rsid w:val="003D5958"/>
    <w:rsid w:val="003D5D60"/>
    <w:rsid w:val="003E1D8D"/>
    <w:rsid w:val="003E26A8"/>
    <w:rsid w:val="003F3193"/>
    <w:rsid w:val="00401823"/>
    <w:rsid w:val="00417DD7"/>
    <w:rsid w:val="00421F94"/>
    <w:rsid w:val="00426A26"/>
    <w:rsid w:val="0043030E"/>
    <w:rsid w:val="00434DCE"/>
    <w:rsid w:val="004376DB"/>
    <w:rsid w:val="004451DE"/>
    <w:rsid w:val="00447413"/>
    <w:rsid w:val="00471C72"/>
    <w:rsid w:val="004829F7"/>
    <w:rsid w:val="004A6198"/>
    <w:rsid w:val="004B1C1C"/>
    <w:rsid w:val="004B262D"/>
    <w:rsid w:val="004C01F5"/>
    <w:rsid w:val="004C163E"/>
    <w:rsid w:val="004C2996"/>
    <w:rsid w:val="004D338F"/>
    <w:rsid w:val="004D3EAD"/>
    <w:rsid w:val="004E2B56"/>
    <w:rsid w:val="004E7EC6"/>
    <w:rsid w:val="004F6650"/>
    <w:rsid w:val="004F76DA"/>
    <w:rsid w:val="0050030F"/>
    <w:rsid w:val="00504AD0"/>
    <w:rsid w:val="0051044F"/>
    <w:rsid w:val="00510F48"/>
    <w:rsid w:val="005132F7"/>
    <w:rsid w:val="00514E03"/>
    <w:rsid w:val="0052194C"/>
    <w:rsid w:val="00522D0E"/>
    <w:rsid w:val="00524E74"/>
    <w:rsid w:val="00525A29"/>
    <w:rsid w:val="00526E03"/>
    <w:rsid w:val="00536C18"/>
    <w:rsid w:val="00545EA7"/>
    <w:rsid w:val="00567D41"/>
    <w:rsid w:val="00592F8E"/>
    <w:rsid w:val="005B191B"/>
    <w:rsid w:val="005B2F6A"/>
    <w:rsid w:val="005B44D6"/>
    <w:rsid w:val="005D0858"/>
    <w:rsid w:val="005E2766"/>
    <w:rsid w:val="00601321"/>
    <w:rsid w:val="00606665"/>
    <w:rsid w:val="00607260"/>
    <w:rsid w:val="00613A45"/>
    <w:rsid w:val="006163D5"/>
    <w:rsid w:val="00620D7C"/>
    <w:rsid w:val="00627123"/>
    <w:rsid w:val="00630071"/>
    <w:rsid w:val="00632741"/>
    <w:rsid w:val="00633546"/>
    <w:rsid w:val="00647183"/>
    <w:rsid w:val="00650524"/>
    <w:rsid w:val="006505FE"/>
    <w:rsid w:val="006628D2"/>
    <w:rsid w:val="0066440E"/>
    <w:rsid w:val="00667D15"/>
    <w:rsid w:val="0067336A"/>
    <w:rsid w:val="00673DAE"/>
    <w:rsid w:val="006745FE"/>
    <w:rsid w:val="00676554"/>
    <w:rsid w:val="00690FF6"/>
    <w:rsid w:val="00691BE3"/>
    <w:rsid w:val="006A150C"/>
    <w:rsid w:val="006A3ABD"/>
    <w:rsid w:val="006A47D8"/>
    <w:rsid w:val="006B0C37"/>
    <w:rsid w:val="006B54CC"/>
    <w:rsid w:val="006C3751"/>
    <w:rsid w:val="006C3F5E"/>
    <w:rsid w:val="006C58A7"/>
    <w:rsid w:val="006C5BF3"/>
    <w:rsid w:val="006D0B5F"/>
    <w:rsid w:val="006E41DF"/>
    <w:rsid w:val="006E5AF1"/>
    <w:rsid w:val="006F2124"/>
    <w:rsid w:val="006F511A"/>
    <w:rsid w:val="006F5F8E"/>
    <w:rsid w:val="006F6313"/>
    <w:rsid w:val="006F75FF"/>
    <w:rsid w:val="00700458"/>
    <w:rsid w:val="00700F18"/>
    <w:rsid w:val="00713259"/>
    <w:rsid w:val="0071491C"/>
    <w:rsid w:val="00715280"/>
    <w:rsid w:val="00717A78"/>
    <w:rsid w:val="007222BC"/>
    <w:rsid w:val="007247AD"/>
    <w:rsid w:val="00725144"/>
    <w:rsid w:val="007275EE"/>
    <w:rsid w:val="00727818"/>
    <w:rsid w:val="0073411E"/>
    <w:rsid w:val="00734970"/>
    <w:rsid w:val="00742A85"/>
    <w:rsid w:val="007505D0"/>
    <w:rsid w:val="0075544A"/>
    <w:rsid w:val="007706B4"/>
    <w:rsid w:val="0077765D"/>
    <w:rsid w:val="0078070A"/>
    <w:rsid w:val="00782A04"/>
    <w:rsid w:val="007832BB"/>
    <w:rsid w:val="00785CF1"/>
    <w:rsid w:val="00787E33"/>
    <w:rsid w:val="007A1C42"/>
    <w:rsid w:val="007A759C"/>
    <w:rsid w:val="007A76BE"/>
    <w:rsid w:val="007A7FD7"/>
    <w:rsid w:val="007B25DA"/>
    <w:rsid w:val="007B5697"/>
    <w:rsid w:val="007B73AC"/>
    <w:rsid w:val="007C1751"/>
    <w:rsid w:val="007C4B65"/>
    <w:rsid w:val="007C511D"/>
    <w:rsid w:val="007C755E"/>
    <w:rsid w:val="007D0768"/>
    <w:rsid w:val="007D2EC3"/>
    <w:rsid w:val="007D51EB"/>
    <w:rsid w:val="007D5D7B"/>
    <w:rsid w:val="007E20CB"/>
    <w:rsid w:val="007E50ED"/>
    <w:rsid w:val="007E6BA9"/>
    <w:rsid w:val="007F481A"/>
    <w:rsid w:val="007F73D4"/>
    <w:rsid w:val="00806E10"/>
    <w:rsid w:val="00810F41"/>
    <w:rsid w:val="00816114"/>
    <w:rsid w:val="008165D5"/>
    <w:rsid w:val="00836F9D"/>
    <w:rsid w:val="00843715"/>
    <w:rsid w:val="00862FDC"/>
    <w:rsid w:val="00871337"/>
    <w:rsid w:val="008716C8"/>
    <w:rsid w:val="008765F4"/>
    <w:rsid w:val="008771D8"/>
    <w:rsid w:val="008928C4"/>
    <w:rsid w:val="00892919"/>
    <w:rsid w:val="0089583A"/>
    <w:rsid w:val="008963B2"/>
    <w:rsid w:val="008A3B2E"/>
    <w:rsid w:val="008A7926"/>
    <w:rsid w:val="008B3BE9"/>
    <w:rsid w:val="008B5B4B"/>
    <w:rsid w:val="008C54CF"/>
    <w:rsid w:val="008C5B7E"/>
    <w:rsid w:val="008D10C0"/>
    <w:rsid w:val="008D303E"/>
    <w:rsid w:val="008D7AEF"/>
    <w:rsid w:val="008E4B59"/>
    <w:rsid w:val="008F68F9"/>
    <w:rsid w:val="008F6EC2"/>
    <w:rsid w:val="008F7B53"/>
    <w:rsid w:val="009011B0"/>
    <w:rsid w:val="009139B0"/>
    <w:rsid w:val="00916BCA"/>
    <w:rsid w:val="00922B8B"/>
    <w:rsid w:val="0092552C"/>
    <w:rsid w:val="00933C10"/>
    <w:rsid w:val="009435D3"/>
    <w:rsid w:val="0095468F"/>
    <w:rsid w:val="00955001"/>
    <w:rsid w:val="00973991"/>
    <w:rsid w:val="009741C7"/>
    <w:rsid w:val="00977325"/>
    <w:rsid w:val="009A2587"/>
    <w:rsid w:val="009B1D56"/>
    <w:rsid w:val="009B39EB"/>
    <w:rsid w:val="009B48A4"/>
    <w:rsid w:val="009B674E"/>
    <w:rsid w:val="009C3DC1"/>
    <w:rsid w:val="009D0EA8"/>
    <w:rsid w:val="009D2B33"/>
    <w:rsid w:val="009D6924"/>
    <w:rsid w:val="009D70DA"/>
    <w:rsid w:val="009E455E"/>
    <w:rsid w:val="009F3486"/>
    <w:rsid w:val="009F568C"/>
    <w:rsid w:val="00A00DEC"/>
    <w:rsid w:val="00A03508"/>
    <w:rsid w:val="00A2246E"/>
    <w:rsid w:val="00A26D23"/>
    <w:rsid w:val="00A27F45"/>
    <w:rsid w:val="00A342EA"/>
    <w:rsid w:val="00A362E2"/>
    <w:rsid w:val="00A370E6"/>
    <w:rsid w:val="00A37D70"/>
    <w:rsid w:val="00A409F2"/>
    <w:rsid w:val="00A50DCC"/>
    <w:rsid w:val="00A55065"/>
    <w:rsid w:val="00A557AC"/>
    <w:rsid w:val="00A60B50"/>
    <w:rsid w:val="00A70C18"/>
    <w:rsid w:val="00A71966"/>
    <w:rsid w:val="00A73747"/>
    <w:rsid w:val="00A75AD3"/>
    <w:rsid w:val="00A80F60"/>
    <w:rsid w:val="00A82BD2"/>
    <w:rsid w:val="00A92DCF"/>
    <w:rsid w:val="00A9383C"/>
    <w:rsid w:val="00A95404"/>
    <w:rsid w:val="00A96A45"/>
    <w:rsid w:val="00A96DB4"/>
    <w:rsid w:val="00AA7081"/>
    <w:rsid w:val="00AC0C9C"/>
    <w:rsid w:val="00AC15B9"/>
    <w:rsid w:val="00AD2C85"/>
    <w:rsid w:val="00AE24FD"/>
    <w:rsid w:val="00AE6430"/>
    <w:rsid w:val="00AE6B5F"/>
    <w:rsid w:val="00AE6FBE"/>
    <w:rsid w:val="00B00E09"/>
    <w:rsid w:val="00B01748"/>
    <w:rsid w:val="00B05CFC"/>
    <w:rsid w:val="00B07FB5"/>
    <w:rsid w:val="00B16043"/>
    <w:rsid w:val="00B26B21"/>
    <w:rsid w:val="00B26D3E"/>
    <w:rsid w:val="00B302E6"/>
    <w:rsid w:val="00B35289"/>
    <w:rsid w:val="00B366CF"/>
    <w:rsid w:val="00B42864"/>
    <w:rsid w:val="00B42FBE"/>
    <w:rsid w:val="00B458C3"/>
    <w:rsid w:val="00B51CCD"/>
    <w:rsid w:val="00B57405"/>
    <w:rsid w:val="00B649D3"/>
    <w:rsid w:val="00B64D36"/>
    <w:rsid w:val="00B67BA6"/>
    <w:rsid w:val="00B7186E"/>
    <w:rsid w:val="00B74EC4"/>
    <w:rsid w:val="00B77FB3"/>
    <w:rsid w:val="00B82E1C"/>
    <w:rsid w:val="00B856D6"/>
    <w:rsid w:val="00B931AA"/>
    <w:rsid w:val="00B93BF8"/>
    <w:rsid w:val="00B940DB"/>
    <w:rsid w:val="00B96903"/>
    <w:rsid w:val="00BA1F1D"/>
    <w:rsid w:val="00BB5AF4"/>
    <w:rsid w:val="00BB6C1D"/>
    <w:rsid w:val="00BB7811"/>
    <w:rsid w:val="00BC0397"/>
    <w:rsid w:val="00BC5C88"/>
    <w:rsid w:val="00BE04B1"/>
    <w:rsid w:val="00BE472F"/>
    <w:rsid w:val="00BE4B29"/>
    <w:rsid w:val="00BF35F8"/>
    <w:rsid w:val="00BF7068"/>
    <w:rsid w:val="00C03054"/>
    <w:rsid w:val="00C054A2"/>
    <w:rsid w:val="00C07F41"/>
    <w:rsid w:val="00C22292"/>
    <w:rsid w:val="00C33706"/>
    <w:rsid w:val="00C3585D"/>
    <w:rsid w:val="00C37000"/>
    <w:rsid w:val="00C54F2F"/>
    <w:rsid w:val="00C5502D"/>
    <w:rsid w:val="00C57EDF"/>
    <w:rsid w:val="00C60458"/>
    <w:rsid w:val="00C63981"/>
    <w:rsid w:val="00C666D8"/>
    <w:rsid w:val="00C73360"/>
    <w:rsid w:val="00C76FC0"/>
    <w:rsid w:val="00C7760C"/>
    <w:rsid w:val="00C77A10"/>
    <w:rsid w:val="00C810A5"/>
    <w:rsid w:val="00C85EC4"/>
    <w:rsid w:val="00C86E57"/>
    <w:rsid w:val="00C93AC6"/>
    <w:rsid w:val="00CA2812"/>
    <w:rsid w:val="00CA41F2"/>
    <w:rsid w:val="00CA6D71"/>
    <w:rsid w:val="00CB0697"/>
    <w:rsid w:val="00CB4FEF"/>
    <w:rsid w:val="00CC2F0A"/>
    <w:rsid w:val="00CC53A6"/>
    <w:rsid w:val="00CD0A16"/>
    <w:rsid w:val="00CD17F6"/>
    <w:rsid w:val="00CD6001"/>
    <w:rsid w:val="00CD76E0"/>
    <w:rsid w:val="00CF4104"/>
    <w:rsid w:val="00D04E83"/>
    <w:rsid w:val="00D11AA6"/>
    <w:rsid w:val="00D13148"/>
    <w:rsid w:val="00D20AE0"/>
    <w:rsid w:val="00D3273D"/>
    <w:rsid w:val="00D40908"/>
    <w:rsid w:val="00D41497"/>
    <w:rsid w:val="00D42D7D"/>
    <w:rsid w:val="00D43676"/>
    <w:rsid w:val="00D45DB7"/>
    <w:rsid w:val="00D501AD"/>
    <w:rsid w:val="00D5788C"/>
    <w:rsid w:val="00D61853"/>
    <w:rsid w:val="00D62B86"/>
    <w:rsid w:val="00D637DE"/>
    <w:rsid w:val="00D7141E"/>
    <w:rsid w:val="00D938DD"/>
    <w:rsid w:val="00DA4CE8"/>
    <w:rsid w:val="00DA6F99"/>
    <w:rsid w:val="00DB088E"/>
    <w:rsid w:val="00DB205D"/>
    <w:rsid w:val="00DB75A0"/>
    <w:rsid w:val="00DB7E05"/>
    <w:rsid w:val="00DC1E5F"/>
    <w:rsid w:val="00DC298D"/>
    <w:rsid w:val="00DD4D73"/>
    <w:rsid w:val="00DD6EE7"/>
    <w:rsid w:val="00DE21A9"/>
    <w:rsid w:val="00DE3DA7"/>
    <w:rsid w:val="00DF3384"/>
    <w:rsid w:val="00DF44F4"/>
    <w:rsid w:val="00DF5DE2"/>
    <w:rsid w:val="00E03AE4"/>
    <w:rsid w:val="00E0593F"/>
    <w:rsid w:val="00E12356"/>
    <w:rsid w:val="00E12AB5"/>
    <w:rsid w:val="00E14128"/>
    <w:rsid w:val="00E16DFE"/>
    <w:rsid w:val="00E2406F"/>
    <w:rsid w:val="00E26CE7"/>
    <w:rsid w:val="00E32379"/>
    <w:rsid w:val="00E35D7B"/>
    <w:rsid w:val="00E372DF"/>
    <w:rsid w:val="00E41FE9"/>
    <w:rsid w:val="00E46D1E"/>
    <w:rsid w:val="00E528A1"/>
    <w:rsid w:val="00E55243"/>
    <w:rsid w:val="00E55426"/>
    <w:rsid w:val="00E76B94"/>
    <w:rsid w:val="00E7751B"/>
    <w:rsid w:val="00E867E6"/>
    <w:rsid w:val="00E92887"/>
    <w:rsid w:val="00EA3C0A"/>
    <w:rsid w:val="00EB269F"/>
    <w:rsid w:val="00EB7E74"/>
    <w:rsid w:val="00EC0B80"/>
    <w:rsid w:val="00EC2750"/>
    <w:rsid w:val="00ED47CF"/>
    <w:rsid w:val="00ED6747"/>
    <w:rsid w:val="00EE3A26"/>
    <w:rsid w:val="00EE4B1F"/>
    <w:rsid w:val="00EE522A"/>
    <w:rsid w:val="00EF00D5"/>
    <w:rsid w:val="00F04070"/>
    <w:rsid w:val="00F1203B"/>
    <w:rsid w:val="00F32C9B"/>
    <w:rsid w:val="00F36348"/>
    <w:rsid w:val="00F52635"/>
    <w:rsid w:val="00F731F3"/>
    <w:rsid w:val="00F77428"/>
    <w:rsid w:val="00F85702"/>
    <w:rsid w:val="00F85CEA"/>
    <w:rsid w:val="00F86676"/>
    <w:rsid w:val="00FA0477"/>
    <w:rsid w:val="00FA08BF"/>
    <w:rsid w:val="00FB2D52"/>
    <w:rsid w:val="00FB694D"/>
    <w:rsid w:val="00FC512F"/>
    <w:rsid w:val="00FC74CC"/>
    <w:rsid w:val="00FD0D7A"/>
    <w:rsid w:val="00FE1A83"/>
    <w:rsid w:val="00FE61C8"/>
    <w:rsid w:val="00FE7546"/>
    <w:rsid w:val="00FF1E21"/>
    <w:rsid w:val="00FF1ED3"/>
    <w:rsid w:val="00FF50BF"/>
    <w:rsid w:val="00FF64FD"/>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78DF7"/>
  <w15:docId w15:val="{2CDB26CA-244E-A944-9115-3311239BD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E35D7B"/>
    <w:pPr>
      <w:spacing w:line="240" w:lineRule="auto"/>
    </w:pPr>
  </w:style>
  <w:style w:type="paragraph" w:styleId="CommentSubject">
    <w:name w:val="annotation subject"/>
    <w:basedOn w:val="CommentText"/>
    <w:next w:val="CommentText"/>
    <w:link w:val="CommentSubjectChar"/>
    <w:uiPriority w:val="99"/>
    <w:semiHidden/>
    <w:unhideWhenUsed/>
    <w:rsid w:val="008C54CF"/>
    <w:rPr>
      <w:b/>
      <w:bCs/>
    </w:rPr>
  </w:style>
  <w:style w:type="character" w:customStyle="1" w:styleId="CommentSubjectChar">
    <w:name w:val="Comment Subject Char"/>
    <w:basedOn w:val="CommentTextChar"/>
    <w:link w:val="CommentSubject"/>
    <w:uiPriority w:val="99"/>
    <w:semiHidden/>
    <w:rsid w:val="008C54CF"/>
    <w:rPr>
      <w:b/>
      <w:bCs/>
      <w:sz w:val="20"/>
      <w:szCs w:val="20"/>
    </w:rPr>
  </w:style>
  <w:style w:type="character" w:styleId="Hyperlink">
    <w:name w:val="Hyperlink"/>
    <w:basedOn w:val="DefaultParagraphFont"/>
    <w:uiPriority w:val="99"/>
    <w:unhideWhenUsed/>
    <w:rsid w:val="009139B0"/>
    <w:rPr>
      <w:color w:val="0000FF" w:themeColor="hyperlink"/>
      <w:u w:val="single"/>
    </w:rPr>
  </w:style>
  <w:style w:type="character" w:styleId="UnresolvedMention">
    <w:name w:val="Unresolved Mention"/>
    <w:basedOn w:val="DefaultParagraphFont"/>
    <w:uiPriority w:val="99"/>
    <w:semiHidden/>
    <w:unhideWhenUsed/>
    <w:rsid w:val="009139B0"/>
    <w:rPr>
      <w:color w:val="605E5C"/>
      <w:shd w:val="clear" w:color="auto" w:fill="E1DFDD"/>
    </w:rPr>
  </w:style>
  <w:style w:type="paragraph" w:styleId="NormalWeb">
    <w:name w:val="Normal (Web)"/>
    <w:basedOn w:val="Normal"/>
    <w:uiPriority w:val="99"/>
    <w:semiHidden/>
    <w:unhideWhenUsed/>
    <w:rsid w:val="000846A3"/>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17">
    <w:name w:val="17"/>
    <w:basedOn w:val="TableNormal"/>
    <w:rsid w:val="004B1C1C"/>
    <w:tblPr>
      <w:tblStyleRowBandSize w:val="1"/>
      <w:tblStyleColBandSize w:val="1"/>
      <w:tblCellMar>
        <w:top w:w="100" w:type="dxa"/>
        <w:left w:w="100" w:type="dxa"/>
        <w:bottom w:w="100" w:type="dxa"/>
        <w:right w:w="100" w:type="dxa"/>
      </w:tblCellMar>
    </w:tblPr>
  </w:style>
  <w:style w:type="table" w:customStyle="1" w:styleId="16">
    <w:name w:val="16"/>
    <w:basedOn w:val="TableNormal"/>
    <w:rsid w:val="004B1C1C"/>
    <w:tblPr>
      <w:tblStyleRowBandSize w:val="1"/>
      <w:tblStyleColBandSize w:val="1"/>
      <w:tblCellMar>
        <w:top w:w="100" w:type="dxa"/>
        <w:left w:w="100" w:type="dxa"/>
        <w:bottom w:w="100" w:type="dxa"/>
        <w:right w:w="100" w:type="dxa"/>
      </w:tblCellMar>
    </w:tblPr>
  </w:style>
  <w:style w:type="table" w:customStyle="1" w:styleId="15">
    <w:name w:val="15"/>
    <w:basedOn w:val="TableNormal"/>
    <w:rsid w:val="004B1C1C"/>
    <w:tblPr>
      <w:tblStyleRowBandSize w:val="1"/>
      <w:tblStyleColBandSize w:val="1"/>
      <w:tblCellMar>
        <w:top w:w="100" w:type="dxa"/>
        <w:left w:w="100" w:type="dxa"/>
        <w:bottom w:w="100" w:type="dxa"/>
        <w:right w:w="100" w:type="dxa"/>
      </w:tblCellMar>
    </w:tblPr>
  </w:style>
  <w:style w:type="table" w:customStyle="1" w:styleId="14">
    <w:name w:val="14"/>
    <w:basedOn w:val="TableNormal"/>
    <w:rsid w:val="004B1C1C"/>
    <w:tblPr>
      <w:tblStyleRowBandSize w:val="1"/>
      <w:tblStyleColBandSize w:val="1"/>
      <w:tblCellMar>
        <w:top w:w="100" w:type="dxa"/>
        <w:left w:w="100" w:type="dxa"/>
        <w:bottom w:w="100" w:type="dxa"/>
        <w:right w:w="100" w:type="dxa"/>
      </w:tblCellMar>
    </w:tblPr>
  </w:style>
  <w:style w:type="table" w:customStyle="1" w:styleId="13">
    <w:name w:val="13"/>
    <w:basedOn w:val="TableNormal"/>
    <w:rsid w:val="004B1C1C"/>
    <w:tblPr>
      <w:tblStyleRowBandSize w:val="1"/>
      <w:tblStyleColBandSize w:val="1"/>
      <w:tblCellMar>
        <w:top w:w="100" w:type="dxa"/>
        <w:left w:w="100" w:type="dxa"/>
        <w:bottom w:w="100" w:type="dxa"/>
        <w:right w:w="100" w:type="dxa"/>
      </w:tblCellMar>
    </w:tblPr>
  </w:style>
  <w:style w:type="table" w:customStyle="1" w:styleId="12">
    <w:name w:val="12"/>
    <w:basedOn w:val="TableNormal"/>
    <w:rsid w:val="004B1C1C"/>
    <w:tblPr>
      <w:tblStyleRowBandSize w:val="1"/>
      <w:tblStyleColBandSize w:val="1"/>
      <w:tblCellMar>
        <w:top w:w="100" w:type="dxa"/>
        <w:left w:w="100" w:type="dxa"/>
        <w:bottom w:w="100" w:type="dxa"/>
        <w:right w:w="100" w:type="dxa"/>
      </w:tblCellMar>
    </w:tblPr>
  </w:style>
  <w:style w:type="table" w:customStyle="1" w:styleId="11">
    <w:name w:val="11"/>
    <w:basedOn w:val="TableNormal"/>
    <w:rsid w:val="004B1C1C"/>
    <w:tblPr>
      <w:tblStyleRowBandSize w:val="1"/>
      <w:tblStyleColBandSize w:val="1"/>
      <w:tblCellMar>
        <w:top w:w="100" w:type="dxa"/>
        <w:left w:w="100" w:type="dxa"/>
        <w:bottom w:w="100" w:type="dxa"/>
        <w:right w:w="100" w:type="dxa"/>
      </w:tblCellMar>
    </w:tblPr>
  </w:style>
  <w:style w:type="table" w:customStyle="1" w:styleId="10">
    <w:name w:val="10"/>
    <w:basedOn w:val="TableNormal"/>
    <w:rsid w:val="004B1C1C"/>
    <w:tblPr>
      <w:tblStyleRowBandSize w:val="1"/>
      <w:tblStyleColBandSize w:val="1"/>
      <w:tblCellMar>
        <w:top w:w="100" w:type="dxa"/>
        <w:left w:w="100" w:type="dxa"/>
        <w:bottom w:w="100" w:type="dxa"/>
        <w:right w:w="100" w:type="dxa"/>
      </w:tblCellMar>
    </w:tblPr>
  </w:style>
  <w:style w:type="table" w:customStyle="1" w:styleId="9">
    <w:name w:val="9"/>
    <w:basedOn w:val="TableNormal"/>
    <w:rsid w:val="004B1C1C"/>
    <w:tblPr>
      <w:tblStyleRowBandSize w:val="1"/>
      <w:tblStyleColBandSize w:val="1"/>
      <w:tblCellMar>
        <w:top w:w="100" w:type="dxa"/>
        <w:left w:w="100" w:type="dxa"/>
        <w:bottom w:w="100" w:type="dxa"/>
        <w:right w:w="100" w:type="dxa"/>
      </w:tblCellMar>
    </w:tblPr>
  </w:style>
  <w:style w:type="table" w:customStyle="1" w:styleId="8">
    <w:name w:val="8"/>
    <w:basedOn w:val="TableNormal"/>
    <w:rsid w:val="004B1C1C"/>
    <w:tblPr>
      <w:tblStyleRowBandSize w:val="1"/>
      <w:tblStyleColBandSize w:val="1"/>
      <w:tblCellMar>
        <w:top w:w="100" w:type="dxa"/>
        <w:left w:w="100" w:type="dxa"/>
        <w:bottom w:w="100" w:type="dxa"/>
        <w:right w:w="100" w:type="dxa"/>
      </w:tblCellMar>
    </w:tblPr>
  </w:style>
  <w:style w:type="table" w:customStyle="1" w:styleId="7">
    <w:name w:val="7"/>
    <w:basedOn w:val="TableNormal"/>
    <w:rsid w:val="004B1C1C"/>
    <w:tblPr>
      <w:tblStyleRowBandSize w:val="1"/>
      <w:tblStyleColBandSize w:val="1"/>
      <w:tblCellMar>
        <w:top w:w="100" w:type="dxa"/>
        <w:left w:w="100" w:type="dxa"/>
        <w:bottom w:w="100" w:type="dxa"/>
        <w:right w:w="100" w:type="dxa"/>
      </w:tblCellMar>
    </w:tblPr>
  </w:style>
  <w:style w:type="table" w:customStyle="1" w:styleId="6">
    <w:name w:val="6"/>
    <w:basedOn w:val="TableNormal"/>
    <w:rsid w:val="004B1C1C"/>
    <w:tblPr>
      <w:tblStyleRowBandSize w:val="1"/>
      <w:tblStyleColBandSize w:val="1"/>
      <w:tblCellMar>
        <w:top w:w="100" w:type="dxa"/>
        <w:left w:w="100" w:type="dxa"/>
        <w:bottom w:w="100" w:type="dxa"/>
        <w:right w:w="100" w:type="dxa"/>
      </w:tblCellMar>
    </w:tblPr>
  </w:style>
  <w:style w:type="table" w:customStyle="1" w:styleId="5">
    <w:name w:val="5"/>
    <w:basedOn w:val="TableNormal"/>
    <w:rsid w:val="004B1C1C"/>
    <w:tblPr>
      <w:tblStyleRowBandSize w:val="1"/>
      <w:tblStyleColBandSize w:val="1"/>
      <w:tblCellMar>
        <w:top w:w="100" w:type="dxa"/>
        <w:left w:w="100" w:type="dxa"/>
        <w:bottom w:w="100" w:type="dxa"/>
        <w:right w:w="100" w:type="dxa"/>
      </w:tblCellMar>
    </w:tblPr>
  </w:style>
  <w:style w:type="table" w:customStyle="1" w:styleId="4">
    <w:name w:val="4"/>
    <w:basedOn w:val="TableNormal"/>
    <w:rsid w:val="004B1C1C"/>
    <w:tblPr>
      <w:tblStyleRowBandSize w:val="1"/>
      <w:tblStyleColBandSize w:val="1"/>
      <w:tblCellMar>
        <w:top w:w="100" w:type="dxa"/>
        <w:left w:w="100" w:type="dxa"/>
        <w:bottom w:w="100" w:type="dxa"/>
        <w:right w:w="100" w:type="dxa"/>
      </w:tblCellMar>
    </w:tblPr>
  </w:style>
  <w:style w:type="table" w:customStyle="1" w:styleId="3">
    <w:name w:val="3"/>
    <w:basedOn w:val="TableNormal"/>
    <w:rsid w:val="004B1C1C"/>
    <w:tblPr>
      <w:tblStyleRowBandSize w:val="1"/>
      <w:tblStyleColBandSize w:val="1"/>
      <w:tblCellMar>
        <w:top w:w="100" w:type="dxa"/>
        <w:left w:w="100" w:type="dxa"/>
        <w:bottom w:w="100" w:type="dxa"/>
        <w:right w:w="100" w:type="dxa"/>
      </w:tblCellMar>
    </w:tblPr>
  </w:style>
  <w:style w:type="table" w:customStyle="1" w:styleId="2">
    <w:name w:val="2"/>
    <w:basedOn w:val="TableNormal"/>
    <w:rsid w:val="004B1C1C"/>
    <w:tblPr>
      <w:tblStyleRowBandSize w:val="1"/>
      <w:tblStyleColBandSize w:val="1"/>
      <w:tblCellMar>
        <w:top w:w="100" w:type="dxa"/>
        <w:left w:w="100" w:type="dxa"/>
        <w:bottom w:w="100" w:type="dxa"/>
        <w:right w:w="100" w:type="dxa"/>
      </w:tblCellMar>
    </w:tblPr>
  </w:style>
  <w:style w:type="table" w:customStyle="1" w:styleId="1">
    <w:name w:val="1"/>
    <w:basedOn w:val="TableNormal"/>
    <w:rsid w:val="004B1C1C"/>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4B1C1C"/>
    <w:pPr>
      <w:tabs>
        <w:tab w:val="center" w:pos="4513"/>
        <w:tab w:val="right" w:pos="9026"/>
      </w:tabs>
      <w:spacing w:line="240" w:lineRule="auto"/>
    </w:pPr>
  </w:style>
  <w:style w:type="character" w:customStyle="1" w:styleId="HeaderChar">
    <w:name w:val="Header Char"/>
    <w:basedOn w:val="DefaultParagraphFont"/>
    <w:link w:val="Header"/>
    <w:uiPriority w:val="99"/>
    <w:rsid w:val="004B1C1C"/>
    <w:rPr>
      <w:lang w:val="en-GB"/>
    </w:rPr>
  </w:style>
  <w:style w:type="paragraph" w:styleId="Footer">
    <w:name w:val="footer"/>
    <w:basedOn w:val="Normal"/>
    <w:link w:val="FooterChar"/>
    <w:uiPriority w:val="99"/>
    <w:unhideWhenUsed/>
    <w:rsid w:val="004B1C1C"/>
    <w:pPr>
      <w:tabs>
        <w:tab w:val="center" w:pos="4513"/>
        <w:tab w:val="right" w:pos="9026"/>
      </w:tabs>
      <w:spacing w:line="240" w:lineRule="auto"/>
    </w:pPr>
  </w:style>
  <w:style w:type="character" w:customStyle="1" w:styleId="FooterChar">
    <w:name w:val="Footer Char"/>
    <w:basedOn w:val="DefaultParagraphFont"/>
    <w:link w:val="Footer"/>
    <w:uiPriority w:val="99"/>
    <w:rsid w:val="004B1C1C"/>
    <w:rPr>
      <w:lang w:val="en-GB"/>
    </w:rPr>
  </w:style>
  <w:style w:type="paragraph" w:styleId="HTMLPreformatted">
    <w:name w:val="HTML Preformatted"/>
    <w:basedOn w:val="Normal"/>
    <w:link w:val="HTMLPreformattedChar"/>
    <w:uiPriority w:val="99"/>
    <w:unhideWhenUsed/>
    <w:rsid w:val="00AE6F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bidi="he-IL"/>
    </w:rPr>
  </w:style>
  <w:style w:type="character" w:customStyle="1" w:styleId="HTMLPreformattedChar">
    <w:name w:val="HTML Preformatted Char"/>
    <w:basedOn w:val="DefaultParagraphFont"/>
    <w:link w:val="HTMLPreformatted"/>
    <w:uiPriority w:val="99"/>
    <w:rsid w:val="00AE6FBE"/>
    <w:rPr>
      <w:rFonts w:ascii="Courier New" w:eastAsia="Times New Roman" w:hAnsi="Courier New" w:cs="Courier New"/>
      <w:sz w:val="20"/>
      <w:szCs w:val="20"/>
      <w:lang w:val="en-GB" w:bidi="he-IL"/>
    </w:rPr>
  </w:style>
  <w:style w:type="character" w:styleId="FollowedHyperlink">
    <w:name w:val="FollowedHyperlink"/>
    <w:basedOn w:val="DefaultParagraphFont"/>
    <w:uiPriority w:val="99"/>
    <w:semiHidden/>
    <w:unhideWhenUsed/>
    <w:rsid w:val="00A409F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611024">
      <w:bodyDiv w:val="1"/>
      <w:marLeft w:val="0"/>
      <w:marRight w:val="0"/>
      <w:marTop w:val="0"/>
      <w:marBottom w:val="0"/>
      <w:divBdr>
        <w:top w:val="none" w:sz="0" w:space="0" w:color="auto"/>
        <w:left w:val="none" w:sz="0" w:space="0" w:color="auto"/>
        <w:bottom w:val="none" w:sz="0" w:space="0" w:color="auto"/>
        <w:right w:val="none" w:sz="0" w:space="0" w:color="auto"/>
      </w:divBdr>
      <w:divsChild>
        <w:div w:id="990714883">
          <w:marLeft w:val="0"/>
          <w:marRight w:val="0"/>
          <w:marTop w:val="0"/>
          <w:marBottom w:val="0"/>
          <w:divBdr>
            <w:top w:val="none" w:sz="0" w:space="0" w:color="auto"/>
            <w:left w:val="none" w:sz="0" w:space="0" w:color="auto"/>
            <w:bottom w:val="none" w:sz="0" w:space="0" w:color="auto"/>
            <w:right w:val="none" w:sz="0" w:space="0" w:color="auto"/>
          </w:divBdr>
          <w:divsChild>
            <w:div w:id="1125076475">
              <w:marLeft w:val="0"/>
              <w:marRight w:val="0"/>
              <w:marTop w:val="0"/>
              <w:marBottom w:val="0"/>
              <w:divBdr>
                <w:top w:val="none" w:sz="0" w:space="0" w:color="auto"/>
                <w:left w:val="none" w:sz="0" w:space="0" w:color="auto"/>
                <w:bottom w:val="none" w:sz="0" w:space="0" w:color="auto"/>
                <w:right w:val="none" w:sz="0" w:space="0" w:color="auto"/>
              </w:divBdr>
              <w:divsChild>
                <w:div w:id="13561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636822">
      <w:bodyDiv w:val="1"/>
      <w:marLeft w:val="0"/>
      <w:marRight w:val="0"/>
      <w:marTop w:val="0"/>
      <w:marBottom w:val="0"/>
      <w:divBdr>
        <w:top w:val="none" w:sz="0" w:space="0" w:color="auto"/>
        <w:left w:val="none" w:sz="0" w:space="0" w:color="auto"/>
        <w:bottom w:val="none" w:sz="0" w:space="0" w:color="auto"/>
        <w:right w:val="none" w:sz="0" w:space="0" w:color="auto"/>
      </w:divBdr>
    </w:div>
    <w:div w:id="1231501672">
      <w:bodyDiv w:val="1"/>
      <w:marLeft w:val="0"/>
      <w:marRight w:val="0"/>
      <w:marTop w:val="0"/>
      <w:marBottom w:val="0"/>
      <w:divBdr>
        <w:top w:val="none" w:sz="0" w:space="0" w:color="auto"/>
        <w:left w:val="none" w:sz="0" w:space="0" w:color="auto"/>
        <w:bottom w:val="none" w:sz="0" w:space="0" w:color="auto"/>
        <w:right w:val="none" w:sz="0" w:space="0" w:color="auto"/>
      </w:divBdr>
    </w:div>
    <w:div w:id="1543900850">
      <w:bodyDiv w:val="1"/>
      <w:marLeft w:val="0"/>
      <w:marRight w:val="0"/>
      <w:marTop w:val="0"/>
      <w:marBottom w:val="0"/>
      <w:divBdr>
        <w:top w:val="none" w:sz="0" w:space="0" w:color="auto"/>
        <w:left w:val="none" w:sz="0" w:space="0" w:color="auto"/>
        <w:bottom w:val="none" w:sz="0" w:space="0" w:color="auto"/>
        <w:right w:val="none" w:sz="0" w:space="0" w:color="auto"/>
      </w:divBdr>
      <w:divsChild>
        <w:div w:id="1636720038">
          <w:marLeft w:val="0"/>
          <w:marRight w:val="0"/>
          <w:marTop w:val="0"/>
          <w:marBottom w:val="0"/>
          <w:divBdr>
            <w:top w:val="none" w:sz="0" w:space="0" w:color="auto"/>
            <w:left w:val="none" w:sz="0" w:space="0" w:color="auto"/>
            <w:bottom w:val="none" w:sz="0" w:space="0" w:color="auto"/>
            <w:right w:val="none" w:sz="0" w:space="0" w:color="auto"/>
          </w:divBdr>
        </w:div>
      </w:divsChild>
    </w:div>
    <w:div w:id="1949853083">
      <w:bodyDiv w:val="1"/>
      <w:marLeft w:val="0"/>
      <w:marRight w:val="0"/>
      <w:marTop w:val="0"/>
      <w:marBottom w:val="0"/>
      <w:divBdr>
        <w:top w:val="none" w:sz="0" w:space="0" w:color="auto"/>
        <w:left w:val="none" w:sz="0" w:space="0" w:color="auto"/>
        <w:bottom w:val="none" w:sz="0" w:space="0" w:color="auto"/>
        <w:right w:val="none" w:sz="0" w:space="0" w:color="auto"/>
      </w:divBdr>
    </w:div>
    <w:div w:id="19629574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zotero.org/google-docs/?GEmMEU" TargetMode="External"/><Relationship Id="rId21" Type="http://schemas.openxmlformats.org/officeDocument/2006/relationships/image" Target="media/image2.png"/><Relationship Id="rId42" Type="http://schemas.openxmlformats.org/officeDocument/2006/relationships/hyperlink" Target="https://www.codecogs.com/eqnedit.php?latex=i" TargetMode="External"/><Relationship Id="rId63" Type="http://schemas.openxmlformats.org/officeDocument/2006/relationships/hyperlink" Target="https://www.codecogs.com/eqnedit.php?latex=%5Csigma_%7Borientation%7D" TargetMode="External"/><Relationship Id="rId84" Type="http://schemas.openxmlformats.org/officeDocument/2006/relationships/image" Target="media/image17.png"/><Relationship Id="rId138" Type="http://schemas.openxmlformats.org/officeDocument/2006/relationships/hyperlink" Target="https://www.zotero.org/google-docs/?GEmMEU" TargetMode="External"/><Relationship Id="rId159" Type="http://schemas.openxmlformats.org/officeDocument/2006/relationships/hyperlink" Target="https://www.zotero.org/google-docs/?GEmMEU" TargetMode="External"/><Relationship Id="rId170" Type="http://schemas.openxmlformats.org/officeDocument/2006/relationships/hyperlink" Target="https://www.zotero.org/google-docs/?GEmMEU" TargetMode="External"/><Relationship Id="rId191" Type="http://schemas.openxmlformats.org/officeDocument/2006/relationships/hyperlink" Target="https://www.zotero.org/google-docs/?GEmMEU" TargetMode="External"/><Relationship Id="rId205" Type="http://schemas.openxmlformats.org/officeDocument/2006/relationships/image" Target="media/image24.png"/><Relationship Id="rId107" Type="http://schemas.openxmlformats.org/officeDocument/2006/relationships/hyperlink" Target="https://www.zotero.org/google-docs/?GEmMEU" TargetMode="External"/><Relationship Id="rId11" Type="http://schemas.openxmlformats.org/officeDocument/2006/relationships/hyperlink" Target="https://www.zotero.org/google-docs/?Yse0i0" TargetMode="External"/><Relationship Id="rId32" Type="http://schemas.openxmlformats.org/officeDocument/2006/relationships/hyperlink" Target="https://www.zotero.org/google-docs/?EN7Jen" TargetMode="External"/><Relationship Id="rId53" Type="http://schemas.openxmlformats.org/officeDocument/2006/relationships/image" Target="media/image13.png"/><Relationship Id="rId74" Type="http://schemas.openxmlformats.org/officeDocument/2006/relationships/hyperlink" Target="https://www.zotero.org/google-docs/?W7ra0K" TargetMode="External"/><Relationship Id="rId128" Type="http://schemas.openxmlformats.org/officeDocument/2006/relationships/hyperlink" Target="https://www.zotero.org/google-docs/?GEmMEU" TargetMode="External"/><Relationship Id="rId149" Type="http://schemas.openxmlformats.org/officeDocument/2006/relationships/hyperlink" Target="https://www.zotero.org/google-docs/?GEmMEU" TargetMode="External"/><Relationship Id="rId5" Type="http://schemas.openxmlformats.org/officeDocument/2006/relationships/footnotes" Target="footnotes.xml"/><Relationship Id="rId95" Type="http://schemas.openxmlformats.org/officeDocument/2006/relationships/hyperlink" Target="https://www.zotero.org/google-docs/?GEmMEU" TargetMode="External"/><Relationship Id="rId160" Type="http://schemas.openxmlformats.org/officeDocument/2006/relationships/hyperlink" Target="https://www.zotero.org/google-docs/?GEmMEU" TargetMode="External"/><Relationship Id="rId181" Type="http://schemas.openxmlformats.org/officeDocument/2006/relationships/hyperlink" Target="https://www.zotero.org/google-docs/?GEmMEU" TargetMode="External"/><Relationship Id="rId22" Type="http://schemas.openxmlformats.org/officeDocument/2006/relationships/hyperlink" Target="https://www.zotero.org/google-docs/?p94ekP" TargetMode="External"/><Relationship Id="rId43" Type="http://schemas.openxmlformats.org/officeDocument/2006/relationships/image" Target="media/image8.png"/><Relationship Id="rId64" Type="http://schemas.openxmlformats.org/officeDocument/2006/relationships/hyperlink" Target="https://www.codecogs.com/eqnedit.php?latex=v" TargetMode="External"/><Relationship Id="rId118" Type="http://schemas.openxmlformats.org/officeDocument/2006/relationships/hyperlink" Target="https://www.zotero.org/google-docs/?GEmMEU" TargetMode="External"/><Relationship Id="rId139" Type="http://schemas.openxmlformats.org/officeDocument/2006/relationships/hyperlink" Target="https://www.zotero.org/google-docs/?GEmMEU" TargetMode="External"/><Relationship Id="rId85" Type="http://schemas.openxmlformats.org/officeDocument/2006/relationships/hyperlink" Target="https://www.codecogs.com/eqnedit.php?latex=confidence%5E2_%7BDetection%7D-confidence%5E2_%7BDiscrimnation%7D" TargetMode="External"/><Relationship Id="rId150" Type="http://schemas.openxmlformats.org/officeDocument/2006/relationships/hyperlink" Target="https://www.zotero.org/google-docs/?GEmMEU" TargetMode="External"/><Relationship Id="rId171" Type="http://schemas.openxmlformats.org/officeDocument/2006/relationships/hyperlink" Target="https://www.zotero.org/google-docs/?GEmMEU" TargetMode="External"/><Relationship Id="rId192" Type="http://schemas.openxmlformats.org/officeDocument/2006/relationships/hyperlink" Target="https://www.zotero.org/google-docs/?GEmMEU" TargetMode="External"/><Relationship Id="rId206" Type="http://schemas.openxmlformats.org/officeDocument/2006/relationships/image" Target="media/image25.png"/><Relationship Id="rId12" Type="http://schemas.openxmlformats.org/officeDocument/2006/relationships/hyperlink" Target="https://www.zotero.org/google-docs/?hGVSzO" TargetMode="External"/><Relationship Id="rId33" Type="http://schemas.openxmlformats.org/officeDocument/2006/relationships/hyperlink" Target="https://www.zotero.org/google-docs/?kYGk8y" TargetMode="External"/><Relationship Id="rId108" Type="http://schemas.openxmlformats.org/officeDocument/2006/relationships/hyperlink" Target="https://www.zotero.org/google-docs/?GEmMEU" TargetMode="External"/><Relationship Id="rId129" Type="http://schemas.openxmlformats.org/officeDocument/2006/relationships/hyperlink" Target="https://www.zotero.org/google-docs/?GEmMEU" TargetMode="External"/><Relationship Id="rId54" Type="http://schemas.openxmlformats.org/officeDocument/2006/relationships/hyperlink" Target="https://www.codecogs.com/eqnedit.php?latex=%5Csigma_%7Borientation%7D" TargetMode="External"/><Relationship Id="rId75" Type="http://schemas.openxmlformats.org/officeDocument/2006/relationships/hyperlink" Target="https://www.zotero.org/google-docs/?iVxwN9" TargetMode="External"/><Relationship Id="rId96" Type="http://schemas.openxmlformats.org/officeDocument/2006/relationships/hyperlink" Target="https://www.zotero.org/google-docs/?GEmMEU" TargetMode="External"/><Relationship Id="rId140" Type="http://schemas.openxmlformats.org/officeDocument/2006/relationships/hyperlink" Target="https://www.zotero.org/google-docs/?GEmMEU" TargetMode="External"/><Relationship Id="rId161" Type="http://schemas.openxmlformats.org/officeDocument/2006/relationships/hyperlink" Target="https://www.zotero.org/google-docs/?GEmMEU" TargetMode="External"/><Relationship Id="rId182" Type="http://schemas.openxmlformats.org/officeDocument/2006/relationships/hyperlink" Target="https://www.zotero.org/google-docs/?GEmMEU" TargetMode="External"/><Relationship Id="rId6" Type="http://schemas.openxmlformats.org/officeDocument/2006/relationships/endnotes" Target="endnotes.xml"/><Relationship Id="rId23" Type="http://schemas.openxmlformats.org/officeDocument/2006/relationships/hyperlink" Target="https://www.zotero.org/google-docs/?amHQMo" TargetMode="External"/><Relationship Id="rId119" Type="http://schemas.openxmlformats.org/officeDocument/2006/relationships/hyperlink" Target="https://www.zotero.org/google-docs/?GEmMEU" TargetMode="External"/><Relationship Id="rId44" Type="http://schemas.openxmlformats.org/officeDocument/2006/relationships/hyperlink" Target="https://www.codecogs.com/eqnedit.php?latex=p_i%3Dv%5Ctimes%20exp(-%7Ci-5%7C%2F2)" TargetMode="External"/><Relationship Id="rId65" Type="http://schemas.openxmlformats.org/officeDocument/2006/relationships/hyperlink" Target="https://www.codecogs.com/eqnedit.php?latex=%5Csigma_%7Borientation%7D" TargetMode="External"/><Relationship Id="rId86" Type="http://schemas.openxmlformats.org/officeDocument/2006/relationships/image" Target="media/image18.png"/><Relationship Id="rId130" Type="http://schemas.openxmlformats.org/officeDocument/2006/relationships/hyperlink" Target="https://www.zotero.org/google-docs/?GEmMEU" TargetMode="External"/><Relationship Id="rId151" Type="http://schemas.openxmlformats.org/officeDocument/2006/relationships/hyperlink" Target="https://www.zotero.org/google-docs/?GEmMEU" TargetMode="External"/><Relationship Id="rId172" Type="http://schemas.openxmlformats.org/officeDocument/2006/relationships/hyperlink" Target="https://www.zotero.org/google-docs/?GEmMEU" TargetMode="External"/><Relationship Id="rId193" Type="http://schemas.openxmlformats.org/officeDocument/2006/relationships/hyperlink" Target="https://www.zotero.org/google-docs/?GEmMEU" TargetMode="External"/><Relationship Id="rId207" Type="http://schemas.openxmlformats.org/officeDocument/2006/relationships/image" Target="media/image26.png"/><Relationship Id="rId13" Type="http://schemas.openxmlformats.org/officeDocument/2006/relationships/hyperlink" Target="https://www.zotero.org/google-docs/?zhN6Ef" TargetMode="External"/><Relationship Id="rId109" Type="http://schemas.openxmlformats.org/officeDocument/2006/relationships/hyperlink" Target="https://www.zotero.org/google-docs/?GEmMEU" TargetMode="External"/><Relationship Id="rId34" Type="http://schemas.openxmlformats.org/officeDocument/2006/relationships/hyperlink" Target="https://github.com/matanmazor/unequalVarianceDiscrimination/blob/main/experiment/protocolFolder.zip" TargetMode="External"/><Relationship Id="rId55" Type="http://schemas.openxmlformats.org/officeDocument/2006/relationships/image" Target="media/image14.png"/><Relationship Id="rId76" Type="http://schemas.openxmlformats.org/officeDocument/2006/relationships/hyperlink" Target="https://www.zotero.org/google-docs/?iVxwN9" TargetMode="External"/><Relationship Id="rId97" Type="http://schemas.openxmlformats.org/officeDocument/2006/relationships/hyperlink" Target="https://www.zotero.org/google-docs/?GEmMEU" TargetMode="External"/><Relationship Id="rId120" Type="http://schemas.openxmlformats.org/officeDocument/2006/relationships/hyperlink" Target="https://www.zotero.org/google-docs/?GEmMEU" TargetMode="External"/><Relationship Id="rId141" Type="http://schemas.openxmlformats.org/officeDocument/2006/relationships/hyperlink" Target="https://www.zotero.org/google-docs/?GEmMEU" TargetMode="External"/><Relationship Id="rId7" Type="http://schemas.openxmlformats.org/officeDocument/2006/relationships/hyperlink" Target="https://www.zotero.org/google-docs/?VQuCj4" TargetMode="External"/><Relationship Id="rId162" Type="http://schemas.openxmlformats.org/officeDocument/2006/relationships/hyperlink" Target="https://www.zotero.org/google-docs/?GEmMEU" TargetMode="External"/><Relationship Id="rId183" Type="http://schemas.openxmlformats.org/officeDocument/2006/relationships/hyperlink" Target="https://www.zotero.org/google-docs/?GEmMEU" TargetMode="External"/><Relationship Id="rId24" Type="http://schemas.openxmlformats.org/officeDocument/2006/relationships/image" Target="media/image3.png"/><Relationship Id="rId45" Type="http://schemas.openxmlformats.org/officeDocument/2006/relationships/image" Target="media/image9.png"/><Relationship Id="rId66" Type="http://schemas.openxmlformats.org/officeDocument/2006/relationships/hyperlink" Target="https://www.codecogs.com/eqnedit.php?latex=%5Cleq52.5%25" TargetMode="External"/><Relationship Id="rId87" Type="http://schemas.openxmlformats.org/officeDocument/2006/relationships/hyperlink" Target="https://www.codecogs.com/eqnedit.php?latex=confidence%5E2_%7BDetection%7D-confidence%5E2_%7BDiscrimnation%7D" TargetMode="External"/><Relationship Id="rId110" Type="http://schemas.openxmlformats.org/officeDocument/2006/relationships/hyperlink" Target="https://www.zotero.org/google-docs/?GEmMEU" TargetMode="External"/><Relationship Id="rId131" Type="http://schemas.openxmlformats.org/officeDocument/2006/relationships/hyperlink" Target="https://www.zotero.org/google-docs/?GEmMEU" TargetMode="External"/><Relationship Id="rId61" Type="http://schemas.openxmlformats.org/officeDocument/2006/relationships/hyperlink" Target="https://www.codecogs.com/eqnedit.php?latex=v" TargetMode="External"/><Relationship Id="rId82" Type="http://schemas.openxmlformats.org/officeDocument/2006/relationships/hyperlink" Target="https://www.zotero.org/google-docs/?7OzBpI" TargetMode="External"/><Relationship Id="rId152" Type="http://schemas.openxmlformats.org/officeDocument/2006/relationships/hyperlink" Target="https://www.zotero.org/google-docs/?GEmMEU" TargetMode="External"/><Relationship Id="rId173" Type="http://schemas.openxmlformats.org/officeDocument/2006/relationships/hyperlink" Target="https://www.zotero.org/google-docs/?GEmMEU" TargetMode="External"/><Relationship Id="rId194" Type="http://schemas.openxmlformats.org/officeDocument/2006/relationships/hyperlink" Target="https://www.zotero.org/google-docs/?GEmMEU" TargetMode="External"/><Relationship Id="rId199" Type="http://schemas.openxmlformats.org/officeDocument/2006/relationships/hyperlink" Target="https://www.zotero.org/google-docs/?GEmMEU" TargetMode="External"/><Relationship Id="rId203" Type="http://schemas.openxmlformats.org/officeDocument/2006/relationships/image" Target="media/image22.png"/><Relationship Id="rId208" Type="http://schemas.openxmlformats.org/officeDocument/2006/relationships/header" Target="header1.xml"/><Relationship Id="rId19" Type="http://schemas.microsoft.com/office/2018/08/relationships/commentsExtensible" Target="commentsExtensible.xml"/><Relationship Id="rId14" Type="http://schemas.openxmlformats.org/officeDocument/2006/relationships/hyperlink" Target="https://www.zotero.org/google-docs/?G510bG" TargetMode="External"/><Relationship Id="rId30" Type="http://schemas.openxmlformats.org/officeDocument/2006/relationships/hyperlink" Target="https://www.zotero.org/google-docs/?GsbncM" TargetMode="External"/><Relationship Id="rId35" Type="http://schemas.openxmlformats.org/officeDocument/2006/relationships/hyperlink" Target="https://github.com/matanmazor/unequalVarianceDiscrimination/blob/main/experiment/loadPars.m" TargetMode="External"/><Relationship Id="rId56" Type="http://schemas.openxmlformats.org/officeDocument/2006/relationships/hyperlink" Target="https://www.codecogs.com/eqnedit.php?latex=v" TargetMode="External"/><Relationship Id="rId77" Type="http://schemas.openxmlformats.org/officeDocument/2006/relationships/hyperlink" Target="https://www.zotero.org/google-docs/?iVxwN9" TargetMode="External"/><Relationship Id="rId100" Type="http://schemas.openxmlformats.org/officeDocument/2006/relationships/hyperlink" Target="https://www.zotero.org/google-docs/?GEmMEU" TargetMode="External"/><Relationship Id="rId105" Type="http://schemas.openxmlformats.org/officeDocument/2006/relationships/hyperlink" Target="https://www.zotero.org/google-docs/?GEmMEU" TargetMode="External"/><Relationship Id="rId126" Type="http://schemas.openxmlformats.org/officeDocument/2006/relationships/hyperlink" Target="https://www.zotero.org/google-docs/?GEmMEU" TargetMode="External"/><Relationship Id="rId147" Type="http://schemas.openxmlformats.org/officeDocument/2006/relationships/hyperlink" Target="https://www.zotero.org/google-docs/?GEmMEU" TargetMode="External"/><Relationship Id="rId168" Type="http://schemas.openxmlformats.org/officeDocument/2006/relationships/hyperlink" Target="https://www.zotero.org/google-docs/?GEmMEU" TargetMode="External"/><Relationship Id="rId8" Type="http://schemas.openxmlformats.org/officeDocument/2006/relationships/hyperlink" Target="https://www.zotero.org/google-docs/?VQuCj4" TargetMode="External"/><Relationship Id="rId51" Type="http://schemas.openxmlformats.org/officeDocument/2006/relationships/image" Target="media/image12.png"/><Relationship Id="rId72" Type="http://schemas.openxmlformats.org/officeDocument/2006/relationships/hyperlink" Target="https://www.zotero.org/google-docs/?W7ra0K" TargetMode="External"/><Relationship Id="rId93" Type="http://schemas.openxmlformats.org/officeDocument/2006/relationships/hyperlink" Target="https://www.zotero.org/google-docs/?GEmMEU" TargetMode="External"/><Relationship Id="rId98" Type="http://schemas.openxmlformats.org/officeDocument/2006/relationships/hyperlink" Target="https://www.zotero.org/google-docs/?GEmMEU" TargetMode="External"/><Relationship Id="rId121" Type="http://schemas.openxmlformats.org/officeDocument/2006/relationships/hyperlink" Target="https://www.zotero.org/google-docs/?GEmMEU" TargetMode="External"/><Relationship Id="rId142" Type="http://schemas.openxmlformats.org/officeDocument/2006/relationships/hyperlink" Target="https://www.zotero.org/google-docs/?GEmMEU" TargetMode="External"/><Relationship Id="rId163" Type="http://schemas.openxmlformats.org/officeDocument/2006/relationships/hyperlink" Target="https://www.zotero.org/google-docs/?GEmMEU" TargetMode="External"/><Relationship Id="rId184" Type="http://schemas.openxmlformats.org/officeDocument/2006/relationships/hyperlink" Target="https://www.zotero.org/google-docs/?GEmMEU" TargetMode="External"/><Relationship Id="rId189" Type="http://schemas.openxmlformats.org/officeDocument/2006/relationships/hyperlink" Target="https://www.zotero.org/google-docs/?GEmMEU" TargetMode="External"/><Relationship Id="rId3" Type="http://schemas.openxmlformats.org/officeDocument/2006/relationships/settings" Target="settings.xml"/><Relationship Id="rId25" Type="http://schemas.openxmlformats.org/officeDocument/2006/relationships/hyperlink" Target="https://www.zotero.org/google-docs/?j3xl3j" TargetMode="External"/><Relationship Id="rId46" Type="http://schemas.openxmlformats.org/officeDocument/2006/relationships/hyperlink" Target="https://www.codecogs.com/eqnedit.php?latex=v" TargetMode="External"/><Relationship Id="rId67" Type="http://schemas.openxmlformats.org/officeDocument/2006/relationships/image" Target="media/image15.png"/><Relationship Id="rId116" Type="http://schemas.openxmlformats.org/officeDocument/2006/relationships/hyperlink" Target="https://www.zotero.org/google-docs/?GEmMEU" TargetMode="External"/><Relationship Id="rId137" Type="http://schemas.openxmlformats.org/officeDocument/2006/relationships/hyperlink" Target="https://www.zotero.org/google-docs/?GEmMEU" TargetMode="External"/><Relationship Id="rId158" Type="http://schemas.openxmlformats.org/officeDocument/2006/relationships/hyperlink" Target="https://www.zotero.org/google-docs/?GEmMEU" TargetMode="External"/><Relationship Id="rId20" Type="http://schemas.openxmlformats.org/officeDocument/2006/relationships/hyperlink" Target="https://www.zotero.org/google-docs/?OGATNA" TargetMode="External"/><Relationship Id="rId41" Type="http://schemas.openxmlformats.org/officeDocument/2006/relationships/image" Target="media/image7.png"/><Relationship Id="rId62" Type="http://schemas.openxmlformats.org/officeDocument/2006/relationships/hyperlink" Target="https://www.codecogs.com/eqnedit.php?latex=v" TargetMode="External"/><Relationship Id="rId83" Type="http://schemas.openxmlformats.org/officeDocument/2006/relationships/hyperlink" Target="https://www.codecogs.com/eqnedit.php?latex=confidence_%7BNo%7D-confidence_%7BYes%7D" TargetMode="External"/><Relationship Id="rId88" Type="http://schemas.openxmlformats.org/officeDocument/2006/relationships/hyperlink" Target="https://www.zotero.org/google-docs/?7TDlAJ" TargetMode="External"/><Relationship Id="rId111" Type="http://schemas.openxmlformats.org/officeDocument/2006/relationships/hyperlink" Target="https://www.zotero.org/google-docs/?GEmMEU" TargetMode="External"/><Relationship Id="rId132" Type="http://schemas.openxmlformats.org/officeDocument/2006/relationships/hyperlink" Target="https://www.zotero.org/google-docs/?GEmMEU" TargetMode="External"/><Relationship Id="rId153" Type="http://schemas.openxmlformats.org/officeDocument/2006/relationships/hyperlink" Target="https://www.zotero.org/google-docs/?GEmMEU" TargetMode="External"/><Relationship Id="rId174" Type="http://schemas.openxmlformats.org/officeDocument/2006/relationships/hyperlink" Target="https://www.zotero.org/google-docs/?GEmMEU" TargetMode="External"/><Relationship Id="rId179" Type="http://schemas.openxmlformats.org/officeDocument/2006/relationships/hyperlink" Target="https://www.zotero.org/google-docs/?GEmMEU" TargetMode="External"/><Relationship Id="rId195" Type="http://schemas.openxmlformats.org/officeDocument/2006/relationships/hyperlink" Target="https://www.zotero.org/google-docs/?GEmMEU" TargetMode="External"/><Relationship Id="rId209" Type="http://schemas.openxmlformats.org/officeDocument/2006/relationships/footer" Target="footer1.xml"/><Relationship Id="rId190" Type="http://schemas.openxmlformats.org/officeDocument/2006/relationships/hyperlink" Target="https://www.zotero.org/google-docs/?GEmMEU" TargetMode="External"/><Relationship Id="rId204" Type="http://schemas.openxmlformats.org/officeDocument/2006/relationships/image" Target="media/image23.png"/><Relationship Id="rId15" Type="http://schemas.openxmlformats.org/officeDocument/2006/relationships/image" Target="media/image1.png"/><Relationship Id="rId36" Type="http://schemas.openxmlformats.org/officeDocument/2006/relationships/hyperlink" Target="https://www.zotero.org/google-docs/?9arkZJ" TargetMode="External"/><Relationship Id="rId57" Type="http://schemas.openxmlformats.org/officeDocument/2006/relationships/hyperlink" Target="https://www.codecogs.com/eqnedit.php?latex=%5Csigma_%7Borientation%7D" TargetMode="External"/><Relationship Id="rId106" Type="http://schemas.openxmlformats.org/officeDocument/2006/relationships/hyperlink" Target="https://www.zotero.org/google-docs/?GEmMEU" TargetMode="External"/><Relationship Id="rId127" Type="http://schemas.openxmlformats.org/officeDocument/2006/relationships/hyperlink" Target="https://www.zotero.org/google-docs/?GEmMEU" TargetMode="External"/><Relationship Id="rId10" Type="http://schemas.openxmlformats.org/officeDocument/2006/relationships/hyperlink" Target="https://www.zotero.org/google-docs/?dBdlcl" TargetMode="External"/><Relationship Id="rId31" Type="http://schemas.openxmlformats.org/officeDocument/2006/relationships/hyperlink" Target="https://www.zotero.org/google-docs/?SGWx0f" TargetMode="External"/><Relationship Id="rId52" Type="http://schemas.openxmlformats.org/officeDocument/2006/relationships/hyperlink" Target="https://www.codecogs.com/eqnedit.php?latex=p_i" TargetMode="External"/><Relationship Id="rId73" Type="http://schemas.openxmlformats.org/officeDocument/2006/relationships/hyperlink" Target="https://www.zotero.org/google-docs/?W7ra0K" TargetMode="External"/><Relationship Id="rId78" Type="http://schemas.openxmlformats.org/officeDocument/2006/relationships/hyperlink" Target="https://github.com/metacoglab/MetaLabCore" TargetMode="External"/><Relationship Id="rId94" Type="http://schemas.openxmlformats.org/officeDocument/2006/relationships/hyperlink" Target="https://www.zotero.org/google-docs/?GEmMEU" TargetMode="External"/><Relationship Id="rId99" Type="http://schemas.openxmlformats.org/officeDocument/2006/relationships/hyperlink" Target="https://www.zotero.org/google-docs/?GEmMEU" TargetMode="External"/><Relationship Id="rId101" Type="http://schemas.openxmlformats.org/officeDocument/2006/relationships/hyperlink" Target="https://www.zotero.org/google-docs/?GEmMEU" TargetMode="External"/><Relationship Id="rId122" Type="http://schemas.openxmlformats.org/officeDocument/2006/relationships/hyperlink" Target="https://www.zotero.org/google-docs/?GEmMEU" TargetMode="External"/><Relationship Id="rId143" Type="http://schemas.openxmlformats.org/officeDocument/2006/relationships/hyperlink" Target="https://www.zotero.org/google-docs/?GEmMEU" TargetMode="External"/><Relationship Id="rId148" Type="http://schemas.openxmlformats.org/officeDocument/2006/relationships/hyperlink" Target="https://www.zotero.org/google-docs/?GEmMEU" TargetMode="External"/><Relationship Id="rId164" Type="http://schemas.openxmlformats.org/officeDocument/2006/relationships/hyperlink" Target="https://www.zotero.org/google-docs/?GEmMEU" TargetMode="External"/><Relationship Id="rId169" Type="http://schemas.openxmlformats.org/officeDocument/2006/relationships/hyperlink" Target="https://www.zotero.org/google-docs/?GEmMEU" TargetMode="External"/><Relationship Id="rId185" Type="http://schemas.openxmlformats.org/officeDocument/2006/relationships/hyperlink" Target="https://www.zotero.org/google-docs/?GEmMEU" TargetMode="External"/><Relationship Id="rId4" Type="http://schemas.openxmlformats.org/officeDocument/2006/relationships/webSettings" Target="webSettings.xml"/><Relationship Id="rId9" Type="http://schemas.openxmlformats.org/officeDocument/2006/relationships/hyperlink" Target="https://www.zotero.org/google-docs/?VQuCj4" TargetMode="External"/><Relationship Id="rId180" Type="http://schemas.openxmlformats.org/officeDocument/2006/relationships/hyperlink" Target="https://www.zotero.org/google-docs/?GEmMEU" TargetMode="External"/><Relationship Id="rId210" Type="http://schemas.openxmlformats.org/officeDocument/2006/relationships/fontTable" Target="fontTable.xml"/><Relationship Id="rId26" Type="http://schemas.openxmlformats.org/officeDocument/2006/relationships/hyperlink" Target="https://www.zotero.org/google-docs/?lFJNm3" TargetMode="External"/><Relationship Id="rId47" Type="http://schemas.openxmlformats.org/officeDocument/2006/relationships/image" Target="media/image10.png"/><Relationship Id="rId68" Type="http://schemas.openxmlformats.org/officeDocument/2006/relationships/hyperlink" Target="https://www.codecogs.com/eqnedit.php?latex=%5Cgeq85%25" TargetMode="External"/><Relationship Id="rId89" Type="http://schemas.openxmlformats.org/officeDocument/2006/relationships/hyperlink" Target="https://www.zotero.org/google-docs/?x1lFTG" TargetMode="External"/><Relationship Id="rId112" Type="http://schemas.openxmlformats.org/officeDocument/2006/relationships/hyperlink" Target="https://www.zotero.org/google-docs/?GEmMEU" TargetMode="External"/><Relationship Id="rId133" Type="http://schemas.openxmlformats.org/officeDocument/2006/relationships/hyperlink" Target="https://www.zotero.org/google-docs/?GEmMEU" TargetMode="External"/><Relationship Id="rId154" Type="http://schemas.openxmlformats.org/officeDocument/2006/relationships/hyperlink" Target="https://www.zotero.org/google-docs/?GEmMEU" TargetMode="External"/><Relationship Id="rId175" Type="http://schemas.openxmlformats.org/officeDocument/2006/relationships/hyperlink" Target="https://www.zotero.org/google-docs/?GEmMEU" TargetMode="External"/><Relationship Id="rId196" Type="http://schemas.openxmlformats.org/officeDocument/2006/relationships/hyperlink" Target="https://www.zotero.org/google-docs/?GEmMEU" TargetMode="External"/><Relationship Id="rId200" Type="http://schemas.openxmlformats.org/officeDocument/2006/relationships/hyperlink" Target="https://www.zotero.org/google-docs/?GEmMEU" TargetMode="External"/><Relationship Id="rId16" Type="http://schemas.openxmlformats.org/officeDocument/2006/relationships/comments" Target="comments.xml"/><Relationship Id="rId37" Type="http://schemas.openxmlformats.org/officeDocument/2006/relationships/hyperlink" Target="https://www.zotero.org/google-docs/?wPP9Q3" TargetMode="External"/><Relationship Id="rId58" Type="http://schemas.openxmlformats.org/officeDocument/2006/relationships/hyperlink" Target="https://www.zotero.org/google-docs/?rgq2kq" TargetMode="External"/><Relationship Id="rId79" Type="http://schemas.openxmlformats.org/officeDocument/2006/relationships/hyperlink" Target="https://www.zotero.org/google-docs/?44Pbtr" TargetMode="External"/><Relationship Id="rId102" Type="http://schemas.openxmlformats.org/officeDocument/2006/relationships/hyperlink" Target="https://www.zotero.org/google-docs/?GEmMEU" TargetMode="External"/><Relationship Id="rId123" Type="http://schemas.openxmlformats.org/officeDocument/2006/relationships/hyperlink" Target="https://www.zotero.org/google-docs/?GEmMEU" TargetMode="External"/><Relationship Id="rId144" Type="http://schemas.openxmlformats.org/officeDocument/2006/relationships/hyperlink" Target="https://www.zotero.org/google-docs/?GEmMEU" TargetMode="External"/><Relationship Id="rId90" Type="http://schemas.openxmlformats.org/officeDocument/2006/relationships/hyperlink" Target="https://www.zotero.org/google-docs/?nsijuh" TargetMode="External"/><Relationship Id="rId165" Type="http://schemas.openxmlformats.org/officeDocument/2006/relationships/hyperlink" Target="https://www.zotero.org/google-docs/?GEmMEU" TargetMode="External"/><Relationship Id="rId186" Type="http://schemas.openxmlformats.org/officeDocument/2006/relationships/hyperlink" Target="https://www.zotero.org/google-docs/?GEmMEU" TargetMode="External"/><Relationship Id="rId211" Type="http://schemas.microsoft.com/office/2011/relationships/people" Target="people.xml"/><Relationship Id="rId27" Type="http://schemas.openxmlformats.org/officeDocument/2006/relationships/image" Target="media/image4.png"/><Relationship Id="rId48" Type="http://schemas.openxmlformats.org/officeDocument/2006/relationships/hyperlink" Target="https://www.codecogs.com/eqnedit.php?latex=F_i%2Cj%2Ck" TargetMode="External"/><Relationship Id="rId69" Type="http://schemas.openxmlformats.org/officeDocument/2006/relationships/image" Target="media/image16.png"/><Relationship Id="rId113" Type="http://schemas.openxmlformats.org/officeDocument/2006/relationships/hyperlink" Target="https://www.zotero.org/google-docs/?GEmMEU" TargetMode="External"/><Relationship Id="rId134" Type="http://schemas.openxmlformats.org/officeDocument/2006/relationships/hyperlink" Target="https://www.zotero.org/google-docs/?GEmMEU" TargetMode="External"/><Relationship Id="rId80" Type="http://schemas.openxmlformats.org/officeDocument/2006/relationships/hyperlink" Target="https://www.zotero.org/google-docs/?qdVDZ1" TargetMode="External"/><Relationship Id="rId155" Type="http://schemas.openxmlformats.org/officeDocument/2006/relationships/hyperlink" Target="https://www.zotero.org/google-docs/?GEmMEU" TargetMode="External"/><Relationship Id="rId176" Type="http://schemas.openxmlformats.org/officeDocument/2006/relationships/hyperlink" Target="https://www.zotero.org/google-docs/?GEmMEU" TargetMode="External"/><Relationship Id="rId197" Type="http://schemas.openxmlformats.org/officeDocument/2006/relationships/hyperlink" Target="https://www.zotero.org/google-docs/?GEmMEU" TargetMode="External"/><Relationship Id="rId201" Type="http://schemas.openxmlformats.org/officeDocument/2006/relationships/image" Target="media/image20.png"/><Relationship Id="rId17" Type="http://schemas.microsoft.com/office/2011/relationships/commentsExtended" Target="commentsExtended.xml"/><Relationship Id="rId38" Type="http://schemas.openxmlformats.org/officeDocument/2006/relationships/hyperlink" Target="https://www.codecogs.com/eqnedit.php?latex=F_1%2C...F_%7B10%7D" TargetMode="External"/><Relationship Id="rId59" Type="http://schemas.openxmlformats.org/officeDocument/2006/relationships/hyperlink" Target="https://www.zotero.org/google-docs/?rgq2kq" TargetMode="External"/><Relationship Id="rId103" Type="http://schemas.openxmlformats.org/officeDocument/2006/relationships/hyperlink" Target="https://www.zotero.org/google-docs/?GEmMEU" TargetMode="External"/><Relationship Id="rId124" Type="http://schemas.openxmlformats.org/officeDocument/2006/relationships/hyperlink" Target="https://www.zotero.org/google-docs/?GEmMEU" TargetMode="External"/><Relationship Id="rId70" Type="http://schemas.openxmlformats.org/officeDocument/2006/relationships/hyperlink" Target="https://www.codecogs.com/eqnedit.php?latex=v" TargetMode="External"/><Relationship Id="rId91" Type="http://schemas.openxmlformats.org/officeDocument/2006/relationships/hyperlink" Target="https://www.codecogs.com/eqnedit.php?latex=%5Cfrac%7B%5Csqrt%7B2%7D%7D%7B2%7D" TargetMode="External"/><Relationship Id="rId145" Type="http://schemas.openxmlformats.org/officeDocument/2006/relationships/hyperlink" Target="https://www.zotero.org/google-docs/?GEmMEU" TargetMode="External"/><Relationship Id="rId166" Type="http://schemas.openxmlformats.org/officeDocument/2006/relationships/hyperlink" Target="https://www.zotero.org/google-docs/?GEmMEU" TargetMode="External"/><Relationship Id="rId187" Type="http://schemas.openxmlformats.org/officeDocument/2006/relationships/hyperlink" Target="https://www.zotero.org/google-docs/?GEmMEU" TargetMode="External"/><Relationship Id="rId1" Type="http://schemas.openxmlformats.org/officeDocument/2006/relationships/numbering" Target="numbering.xml"/><Relationship Id="rId212" Type="http://schemas.openxmlformats.org/officeDocument/2006/relationships/theme" Target="theme/theme1.xml"/><Relationship Id="rId28" Type="http://schemas.openxmlformats.org/officeDocument/2006/relationships/image" Target="media/image5.png"/><Relationship Id="rId49" Type="http://schemas.openxmlformats.org/officeDocument/2006/relationships/image" Target="media/image11.png"/><Relationship Id="rId114" Type="http://schemas.openxmlformats.org/officeDocument/2006/relationships/hyperlink" Target="https://www.zotero.org/google-docs/?GEmMEU" TargetMode="External"/><Relationship Id="rId60" Type="http://schemas.openxmlformats.org/officeDocument/2006/relationships/hyperlink" Target="https://www.zotero.org/google-docs/?rgq2kq" TargetMode="External"/><Relationship Id="rId81" Type="http://schemas.openxmlformats.org/officeDocument/2006/relationships/hyperlink" Target="https://www.zotero.org/google-docs/?FWLEKR" TargetMode="External"/><Relationship Id="rId135" Type="http://schemas.openxmlformats.org/officeDocument/2006/relationships/hyperlink" Target="https://www.zotero.org/google-docs/?GEmMEU" TargetMode="External"/><Relationship Id="rId156" Type="http://schemas.openxmlformats.org/officeDocument/2006/relationships/hyperlink" Target="https://www.zotero.org/google-docs/?GEmMEU" TargetMode="External"/><Relationship Id="rId177" Type="http://schemas.openxmlformats.org/officeDocument/2006/relationships/hyperlink" Target="https://www.zotero.org/google-docs/?GEmMEU" TargetMode="External"/><Relationship Id="rId198" Type="http://schemas.openxmlformats.org/officeDocument/2006/relationships/hyperlink" Target="https://www.zotero.org/google-docs/?GEmMEU" TargetMode="External"/><Relationship Id="rId202" Type="http://schemas.openxmlformats.org/officeDocument/2006/relationships/image" Target="media/image21.png"/><Relationship Id="rId18" Type="http://schemas.microsoft.com/office/2016/09/relationships/commentsIds" Target="commentsIds.xml"/><Relationship Id="rId39" Type="http://schemas.openxmlformats.org/officeDocument/2006/relationships/image" Target="media/image6.png"/><Relationship Id="rId50" Type="http://schemas.openxmlformats.org/officeDocument/2006/relationships/hyperlink" Target="https://www.codecogs.com/eqnedit.php?latex=G_j%2Ck" TargetMode="External"/><Relationship Id="rId104" Type="http://schemas.openxmlformats.org/officeDocument/2006/relationships/hyperlink" Target="https://www.zotero.org/google-docs/?GEmMEU" TargetMode="External"/><Relationship Id="rId125" Type="http://schemas.openxmlformats.org/officeDocument/2006/relationships/hyperlink" Target="https://www.zotero.org/google-docs/?GEmMEU" TargetMode="External"/><Relationship Id="rId146" Type="http://schemas.openxmlformats.org/officeDocument/2006/relationships/hyperlink" Target="https://www.zotero.org/google-docs/?GEmMEU" TargetMode="External"/><Relationship Id="rId167" Type="http://schemas.openxmlformats.org/officeDocument/2006/relationships/hyperlink" Target="https://www.zotero.org/google-docs/?GEmMEU" TargetMode="External"/><Relationship Id="rId188" Type="http://schemas.openxmlformats.org/officeDocument/2006/relationships/hyperlink" Target="https://www.zotero.org/google-docs/?GEmMEU" TargetMode="External"/><Relationship Id="rId71" Type="http://schemas.openxmlformats.org/officeDocument/2006/relationships/hyperlink" Target="https://www.codecogs.com/eqnedit.php?latex=%5Csigma_%7Borientation%7D" TargetMode="External"/><Relationship Id="rId92" Type="http://schemas.openxmlformats.org/officeDocument/2006/relationships/image" Target="media/image19.png"/><Relationship Id="rId2" Type="http://schemas.openxmlformats.org/officeDocument/2006/relationships/styles" Target="styles.xml"/><Relationship Id="rId29" Type="http://schemas.openxmlformats.org/officeDocument/2006/relationships/hyperlink" Target="https://www.zotero.org/google-docs/?R7z2xm" TargetMode="External"/><Relationship Id="rId40" Type="http://schemas.openxmlformats.org/officeDocument/2006/relationships/hyperlink" Target="https://www.codecogs.com/eqnedit.php?latex=G" TargetMode="External"/><Relationship Id="rId115" Type="http://schemas.openxmlformats.org/officeDocument/2006/relationships/hyperlink" Target="https://www.zotero.org/google-docs/?GEmMEU" TargetMode="External"/><Relationship Id="rId136" Type="http://schemas.openxmlformats.org/officeDocument/2006/relationships/hyperlink" Target="https://www.zotero.org/google-docs/?GEmMEU" TargetMode="External"/><Relationship Id="rId157" Type="http://schemas.openxmlformats.org/officeDocument/2006/relationships/hyperlink" Target="https://www.zotero.org/google-docs/?GEmMEU" TargetMode="External"/><Relationship Id="rId178" Type="http://schemas.openxmlformats.org/officeDocument/2006/relationships/hyperlink" Target="https://www.zotero.org/google-docs/?GEmME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1690</TotalTime>
  <Pages>57</Pages>
  <Words>12496</Words>
  <Characters>71233</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tanzor</dc:creator>
  <cp:lastModifiedBy>Matan Mazor (Staff)</cp:lastModifiedBy>
  <cp:revision>5</cp:revision>
  <dcterms:created xsi:type="dcterms:W3CDTF">2022-08-01T13:53:00Z</dcterms:created>
  <dcterms:modified xsi:type="dcterms:W3CDTF">2022-08-02T14:07:00Z</dcterms:modified>
</cp:coreProperties>
</file>